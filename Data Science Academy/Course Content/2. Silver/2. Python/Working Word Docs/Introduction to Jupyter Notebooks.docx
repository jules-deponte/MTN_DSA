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13CAF" w14:textId="3800215F" w:rsidR="00C62156" w:rsidRPr="00855A58" w:rsidRDefault="008733A1" w:rsidP="007304B6">
      <w:pPr>
        <w:tabs>
          <w:tab w:val="center" w:pos="4513"/>
        </w:tabs>
        <w:rPr>
          <w:rFonts w:cs="Arial"/>
        </w:rPr>
        <w:sectPr w:rsidR="00C62156" w:rsidRPr="00855A58" w:rsidSect="00C62156">
          <w:headerReference w:type="default" r:id="rId11"/>
          <w:headerReference w:type="first" r:id="rId12"/>
          <w:footerReference w:type="first" r:id="rId13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bookmarkStart w:id="0" w:name="_Hlk17137939"/>
      <w:bookmarkEnd w:id="0"/>
      <w:r>
        <w:rPr>
          <w:rFonts w:cs="Arial"/>
        </w:rPr>
        <w:t xml:space="preserve"> </w:t>
      </w:r>
    </w:p>
    <w:p w14:paraId="39C1C6EA" w14:textId="38FEEABD" w:rsidR="00CC1BCC" w:rsidRPr="00855A58" w:rsidRDefault="00CC1BCC" w:rsidP="00DD5050">
      <w:pPr>
        <w:rPr>
          <w:rFonts w:cs="Arial"/>
        </w:rPr>
      </w:pPr>
    </w:p>
    <w:p w14:paraId="59F8C178" w14:textId="79496A33" w:rsidR="00CC1BCC" w:rsidRPr="00855A58" w:rsidRDefault="00CC1BCC" w:rsidP="00CC1BCC">
      <w:pPr>
        <w:rPr>
          <w:rFonts w:cs="Arial"/>
        </w:rPr>
      </w:pPr>
    </w:p>
    <w:p w14:paraId="3722F6DB" w14:textId="38E4D593" w:rsidR="00CC1BCC" w:rsidRPr="00855A58" w:rsidRDefault="00CC1BCC" w:rsidP="00CC1BCC">
      <w:pPr>
        <w:rPr>
          <w:rFonts w:cs="Arial"/>
        </w:rPr>
      </w:pPr>
    </w:p>
    <w:p w14:paraId="5364F65D" w14:textId="577E4890" w:rsidR="00CC1BCC" w:rsidRPr="00855A58" w:rsidRDefault="00CC1BCC" w:rsidP="00CC1BCC">
      <w:pPr>
        <w:rPr>
          <w:rFonts w:cs="Arial"/>
        </w:rPr>
      </w:pPr>
    </w:p>
    <w:p w14:paraId="634C4093" w14:textId="1C9BDA13" w:rsidR="00CC1BCC" w:rsidRPr="00855A58" w:rsidRDefault="00CC1BCC" w:rsidP="00CC1BCC">
      <w:pPr>
        <w:rPr>
          <w:rFonts w:cs="Arial"/>
        </w:rPr>
      </w:pPr>
    </w:p>
    <w:p w14:paraId="7F562BBA" w14:textId="0F00A95C" w:rsidR="00CC1BCC" w:rsidRPr="00855A58" w:rsidRDefault="00CC1BCC" w:rsidP="00CC1BCC">
      <w:pPr>
        <w:rPr>
          <w:rFonts w:cs="Arial"/>
        </w:rPr>
      </w:pPr>
    </w:p>
    <w:p w14:paraId="27D88717" w14:textId="77777777" w:rsidR="00CC1BCC" w:rsidRPr="00855A58" w:rsidRDefault="00CC1BCC" w:rsidP="00CC1BCC">
      <w:pPr>
        <w:rPr>
          <w:rFonts w:cs="Arial"/>
        </w:rPr>
      </w:pPr>
    </w:p>
    <w:p w14:paraId="38AFEDF1" w14:textId="7C60F23F" w:rsidR="00CC1BCC" w:rsidRPr="00855A58" w:rsidRDefault="00CC1BCC" w:rsidP="00CC1BCC">
      <w:pPr>
        <w:tabs>
          <w:tab w:val="left" w:pos="7980"/>
        </w:tabs>
        <w:rPr>
          <w:rFonts w:cs="Arial"/>
        </w:rPr>
      </w:pPr>
      <w:r w:rsidRPr="00855A58">
        <w:rPr>
          <w:rFonts w:cs="Arial"/>
        </w:rPr>
        <w:tab/>
      </w:r>
    </w:p>
    <w:p w14:paraId="5047FFC1" w14:textId="56C1C783" w:rsidR="007304B6" w:rsidRPr="00855A58" w:rsidRDefault="00CC1BCC" w:rsidP="00CC1BCC">
      <w:pPr>
        <w:tabs>
          <w:tab w:val="left" w:pos="7980"/>
        </w:tabs>
        <w:rPr>
          <w:rFonts w:cs="Arial"/>
        </w:rPr>
        <w:sectPr w:rsidR="007304B6" w:rsidRPr="00855A58" w:rsidSect="00826CB2">
          <w:type w:val="continuous"/>
          <w:pgSz w:w="11906" w:h="16838" w:code="9"/>
          <w:pgMar w:top="720" w:right="720" w:bottom="720" w:left="720" w:header="708" w:footer="708" w:gutter="0"/>
          <w:cols w:space="708"/>
          <w:docGrid w:linePitch="360"/>
        </w:sectPr>
      </w:pPr>
      <w:r w:rsidRPr="00855A58">
        <w:rPr>
          <w:rFonts w:cs="Arial"/>
        </w:rPr>
        <w:tab/>
      </w:r>
    </w:p>
    <w:p w14:paraId="21FA1A68" w14:textId="7871A54D" w:rsidR="00C605DC" w:rsidRDefault="00C605DC" w:rsidP="00C605DC">
      <w:pPr>
        <w:pStyle w:val="Heading1"/>
        <w:numPr>
          <w:ilvl w:val="0"/>
          <w:numId w:val="0"/>
        </w:numPr>
        <w:ind w:left="1138" w:hanging="1138"/>
        <w:rPr>
          <w:rFonts w:eastAsiaTheme="majorEastAsia" w:cstheme="majorBidi"/>
          <w:b w:val="0"/>
          <w:color w:val="00BBE3"/>
          <w:sz w:val="40"/>
          <w:szCs w:val="32"/>
        </w:rPr>
      </w:pPr>
      <w:r w:rsidRPr="00C605DC">
        <w:rPr>
          <w:rFonts w:eastAsiaTheme="majorEastAsia" w:cstheme="majorBidi"/>
          <w:b w:val="0"/>
          <w:color w:val="00BBE3"/>
          <w:sz w:val="40"/>
          <w:szCs w:val="32"/>
        </w:rPr>
        <w:lastRenderedPageBreak/>
        <w:t xml:space="preserve">Introduction to </w:t>
      </w:r>
      <w:proofErr w:type="spellStart"/>
      <w:r w:rsidRPr="00C605DC">
        <w:rPr>
          <w:rFonts w:eastAsiaTheme="majorEastAsia" w:cstheme="majorBidi"/>
          <w:b w:val="0"/>
          <w:color w:val="00BBE3"/>
          <w:sz w:val="40"/>
          <w:szCs w:val="32"/>
        </w:rPr>
        <w:t>Jupyter</w:t>
      </w:r>
      <w:proofErr w:type="spellEnd"/>
      <w:r w:rsidRPr="00C605DC">
        <w:rPr>
          <w:rFonts w:eastAsiaTheme="majorEastAsia" w:cstheme="majorBidi"/>
          <w:b w:val="0"/>
          <w:color w:val="00BBE3"/>
          <w:sz w:val="40"/>
          <w:szCs w:val="32"/>
        </w:rPr>
        <w:t xml:space="preserve"> Notebook Environment</w:t>
      </w:r>
    </w:p>
    <w:p w14:paraId="2A3072E0" w14:textId="1CA2D26A" w:rsidR="009910C3" w:rsidRDefault="009910C3" w:rsidP="009910C3">
      <w:r>
        <w:t xml:space="preserve">After successfully installing Anaconda, you should find that </w:t>
      </w:r>
      <w:proofErr w:type="spellStart"/>
      <w:r w:rsidRPr="00B132BF">
        <w:rPr>
          <w:color w:val="1F316C" w:themeColor="accent2" w:themeShade="BF"/>
        </w:rPr>
        <w:t>Jupyter</w:t>
      </w:r>
      <w:proofErr w:type="spellEnd"/>
      <w:r w:rsidRPr="00B132BF">
        <w:rPr>
          <w:color w:val="1F316C" w:themeColor="accent2" w:themeShade="BF"/>
        </w:rPr>
        <w:t xml:space="preserve"> Notebook </w:t>
      </w:r>
      <w:r>
        <w:t xml:space="preserve">has been installed for you as part of the Anacondas installation. There are two ways to navigate to your </w:t>
      </w:r>
      <w:proofErr w:type="spellStart"/>
      <w:r w:rsidRPr="00B132BF">
        <w:rPr>
          <w:color w:val="1F316C" w:themeColor="accent2" w:themeShade="BF"/>
        </w:rPr>
        <w:t>Jupyter</w:t>
      </w:r>
      <w:proofErr w:type="spellEnd"/>
      <w:r w:rsidRPr="00B132BF">
        <w:rPr>
          <w:color w:val="1F316C" w:themeColor="accent2" w:themeShade="BF"/>
        </w:rPr>
        <w:t xml:space="preserve"> Notebook</w:t>
      </w:r>
      <w:r>
        <w:t xml:space="preserve"> environment:</w:t>
      </w:r>
    </w:p>
    <w:p w14:paraId="1FB3B85E" w14:textId="7E822FF4" w:rsidR="009910C3" w:rsidRPr="00B132BF" w:rsidRDefault="009910C3" w:rsidP="009910C3">
      <w:pPr>
        <w:pStyle w:val="ListParagraph"/>
        <w:numPr>
          <w:ilvl w:val="0"/>
          <w:numId w:val="12"/>
        </w:numPr>
        <w:spacing w:before="0" w:after="160" w:line="259" w:lineRule="auto"/>
        <w:jc w:val="left"/>
        <w:rPr>
          <w:color w:val="000000" w:themeColor="text1"/>
        </w:rPr>
      </w:pPr>
      <w:r w:rsidRPr="00CF71D8">
        <w:t>From</w:t>
      </w:r>
      <w:r>
        <w:t xml:space="preserve"> your Windows Start menu, search for </w:t>
      </w:r>
      <w:proofErr w:type="spellStart"/>
      <w:r w:rsidRPr="0068017F">
        <w:rPr>
          <w:b/>
          <w:bCs/>
          <w:color w:val="1F316C" w:themeColor="accent2" w:themeShade="BF"/>
        </w:rPr>
        <w:t>Jupyter</w:t>
      </w:r>
      <w:proofErr w:type="spellEnd"/>
      <w:r w:rsidRPr="0068017F">
        <w:rPr>
          <w:b/>
          <w:bCs/>
          <w:color w:val="1F316C" w:themeColor="accent2" w:themeShade="BF"/>
        </w:rPr>
        <w:t xml:space="preserve"> Notebook</w:t>
      </w:r>
      <w:r>
        <w:t xml:space="preserve"> and select the shortcut </w:t>
      </w:r>
      <w:proofErr w:type="spellStart"/>
      <w:r w:rsidRPr="0068017F">
        <w:rPr>
          <w:b/>
          <w:bCs/>
          <w:color w:val="1F316C" w:themeColor="accent2" w:themeShade="BF"/>
        </w:rPr>
        <w:t>Jupyter</w:t>
      </w:r>
      <w:proofErr w:type="spellEnd"/>
      <w:r w:rsidRPr="0068017F">
        <w:rPr>
          <w:b/>
          <w:bCs/>
          <w:color w:val="1F316C" w:themeColor="accent2" w:themeShade="BF"/>
        </w:rPr>
        <w:t xml:space="preserve"> Notebook</w:t>
      </w:r>
      <w:r>
        <w:t>:</w:t>
      </w:r>
    </w:p>
    <w:p w14:paraId="4CB4C271" w14:textId="6A5EADEA" w:rsidR="009910C3" w:rsidRDefault="009910C3" w:rsidP="009910C3"/>
    <w:p w14:paraId="4D945027" w14:textId="4D42DC6C" w:rsidR="009910C3" w:rsidRDefault="004A1D65" w:rsidP="009910C3">
      <w:r>
        <w:rPr>
          <w:noProof/>
        </w:rPr>
        <w:drawing>
          <wp:anchor distT="0" distB="0" distL="114300" distR="114300" simplePos="0" relativeHeight="251664515" behindDoc="1" locked="0" layoutInCell="1" allowOverlap="1" wp14:anchorId="7FA5E912" wp14:editId="0E8EA402">
            <wp:simplePos x="0" y="0"/>
            <wp:positionH relativeFrom="margin">
              <wp:align>center</wp:align>
            </wp:positionH>
            <wp:positionV relativeFrom="paragraph">
              <wp:posOffset>101570</wp:posOffset>
            </wp:positionV>
            <wp:extent cx="1874520" cy="3060700"/>
            <wp:effectExtent l="0" t="0" r="0" b="635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3BF9C" w14:textId="06873F16" w:rsidR="009910C3" w:rsidRDefault="004A1D65" w:rsidP="009910C3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491" behindDoc="0" locked="0" layoutInCell="1" allowOverlap="1" wp14:anchorId="4EC3461A" wp14:editId="0D7C6B99">
                <wp:simplePos x="0" y="0"/>
                <wp:positionH relativeFrom="margin">
                  <wp:posOffset>2563091</wp:posOffset>
                </wp:positionH>
                <wp:positionV relativeFrom="paragraph">
                  <wp:posOffset>236797</wp:posOffset>
                </wp:positionV>
                <wp:extent cx="1704340" cy="334241"/>
                <wp:effectExtent l="19050" t="19050" r="10160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3342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B2A21" id="Rectangle 13" o:spid="_x0000_s1026" style="position:absolute;margin-left:201.8pt;margin-top:18.65pt;width:134.2pt;height:26.3pt;z-index:2516634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" filled="f" strokecolor="#55e1ff [1940]" strokeweight="2.25pt">
                <w10:wrap anchorx="margin"/>
              </v:rect>
            </w:pict>
          </mc:Fallback>
        </mc:AlternateContent>
      </w:r>
    </w:p>
    <w:p w14:paraId="1F38F2F3" w14:textId="07459BAA" w:rsidR="008773D9" w:rsidRDefault="008773D9" w:rsidP="009910C3">
      <w:pPr>
        <w:rPr>
          <w:color w:val="000000" w:themeColor="text1"/>
        </w:rPr>
      </w:pPr>
    </w:p>
    <w:p w14:paraId="64C030FD" w14:textId="4048C1C8" w:rsidR="008773D9" w:rsidRDefault="008773D9" w:rsidP="009910C3">
      <w:pPr>
        <w:rPr>
          <w:color w:val="000000" w:themeColor="text1"/>
        </w:rPr>
      </w:pPr>
    </w:p>
    <w:p w14:paraId="5529CFAD" w14:textId="70284A0C" w:rsidR="008773D9" w:rsidRDefault="008773D9" w:rsidP="009910C3">
      <w:pPr>
        <w:rPr>
          <w:color w:val="000000" w:themeColor="text1"/>
        </w:rPr>
      </w:pPr>
    </w:p>
    <w:p w14:paraId="4F6A9C89" w14:textId="502DC263" w:rsidR="009910C3" w:rsidRDefault="009910C3" w:rsidP="009910C3">
      <w:pPr>
        <w:rPr>
          <w:color w:val="000000" w:themeColor="text1"/>
        </w:rPr>
      </w:pPr>
    </w:p>
    <w:p w14:paraId="48041DF1" w14:textId="77777777" w:rsidR="009910C3" w:rsidRDefault="009910C3" w:rsidP="009910C3">
      <w:pPr>
        <w:rPr>
          <w:color w:val="000000" w:themeColor="text1"/>
        </w:rPr>
      </w:pPr>
    </w:p>
    <w:p w14:paraId="60FD8F26" w14:textId="77777777" w:rsidR="009910C3" w:rsidRDefault="009910C3" w:rsidP="009910C3">
      <w:pPr>
        <w:rPr>
          <w:color w:val="000000" w:themeColor="text1"/>
        </w:rPr>
      </w:pPr>
    </w:p>
    <w:p w14:paraId="7A699485" w14:textId="77777777" w:rsidR="009910C3" w:rsidRPr="00910E52" w:rsidRDefault="009910C3" w:rsidP="009910C3">
      <w:pPr>
        <w:rPr>
          <w:color w:val="000000" w:themeColor="text1"/>
        </w:rPr>
      </w:pPr>
    </w:p>
    <w:p w14:paraId="3F73ABDA" w14:textId="77777777" w:rsidR="009910C3" w:rsidRDefault="009910C3" w:rsidP="009910C3">
      <w:pPr>
        <w:rPr>
          <w:color w:val="000000" w:themeColor="text1"/>
        </w:rPr>
      </w:pPr>
    </w:p>
    <w:p w14:paraId="539495A6" w14:textId="77777777" w:rsidR="009910C3" w:rsidRDefault="009910C3" w:rsidP="009910C3">
      <w:pPr>
        <w:rPr>
          <w:color w:val="000000" w:themeColor="text1"/>
        </w:rPr>
      </w:pPr>
    </w:p>
    <w:p w14:paraId="063DD7C7" w14:textId="7EF70985" w:rsidR="009910C3" w:rsidRDefault="009910C3" w:rsidP="009910C3">
      <w:pPr>
        <w:rPr>
          <w:color w:val="000000" w:themeColor="text1"/>
        </w:rPr>
      </w:pPr>
    </w:p>
    <w:p w14:paraId="0D8B91F0" w14:textId="63D09BA0" w:rsidR="009910C3" w:rsidRDefault="004A1D65" w:rsidP="009910C3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539" behindDoc="0" locked="0" layoutInCell="1" allowOverlap="1" wp14:anchorId="28AC7983" wp14:editId="2FFB457C">
                <wp:simplePos x="0" y="0"/>
                <wp:positionH relativeFrom="margin">
                  <wp:posOffset>2575215</wp:posOffset>
                </wp:positionH>
                <wp:positionV relativeFrom="paragraph">
                  <wp:posOffset>76720</wp:posOffset>
                </wp:positionV>
                <wp:extent cx="1636568" cy="292677"/>
                <wp:effectExtent l="19050" t="19050" r="20955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568" cy="2926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C33E8" id="Rectangle 9" o:spid="_x0000_s1026" style="position:absolute;margin-left:202.75pt;margin-top:6.05pt;width:128.85pt;height:23.05pt;z-index:2516655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" filled="f" strokecolor="#55e1ff [1940]" strokeweight="2.25pt">
                <w10:wrap anchorx="margin"/>
              </v:rect>
            </w:pict>
          </mc:Fallback>
        </mc:AlternateContent>
      </w:r>
    </w:p>
    <w:p w14:paraId="3E6A50D8" w14:textId="7F330841" w:rsidR="009910C3" w:rsidRDefault="009910C3" w:rsidP="009910C3">
      <w:pPr>
        <w:rPr>
          <w:color w:val="000000" w:themeColor="text1"/>
        </w:rPr>
      </w:pPr>
    </w:p>
    <w:p w14:paraId="0FAC5234" w14:textId="19EC0951" w:rsidR="009910C3" w:rsidRDefault="009910C3" w:rsidP="009910C3">
      <w:pPr>
        <w:rPr>
          <w:color w:val="000000" w:themeColor="text1"/>
        </w:rPr>
      </w:pPr>
    </w:p>
    <w:p w14:paraId="60DA3F4C" w14:textId="32FD1E4E" w:rsidR="009910C3" w:rsidRPr="00CF71D8" w:rsidDel="00CF71D8" w:rsidRDefault="009910C3" w:rsidP="009910C3">
      <w:pPr>
        <w:pStyle w:val="ListParagraph"/>
        <w:numPr>
          <w:ilvl w:val="0"/>
          <w:numId w:val="12"/>
        </w:numPr>
        <w:spacing w:before="0" w:after="160" w:line="259" w:lineRule="auto"/>
        <w:jc w:val="left"/>
        <w:rPr>
          <w:del w:id="1" w:author="Mel Kempenaars" w:date="2020-04-15T16:35:00Z"/>
          <w:color w:val="000000" w:themeColor="text1"/>
          <w:rPrChange w:id="2" w:author="Mel Kempenaars" w:date="2020-04-15T16:38:00Z">
            <w:rPr>
              <w:del w:id="3" w:author="Mel Kempenaars" w:date="2020-04-15T16:35:00Z"/>
            </w:rPr>
          </w:rPrChange>
        </w:rPr>
      </w:pPr>
      <w:r>
        <w:t xml:space="preserve">From your Windows Start menu, search for </w:t>
      </w:r>
      <w:r w:rsidRPr="0068017F">
        <w:rPr>
          <w:b/>
          <w:bCs/>
        </w:rPr>
        <w:t>Anaconda Prompt</w:t>
      </w:r>
      <w:r>
        <w:t xml:space="preserve"> and select the shortcut Anaconda </w:t>
      </w:r>
      <w:r w:rsidR="0068017F">
        <w:t>P</w:t>
      </w:r>
      <w:r>
        <w:t xml:space="preserve">rompt. Once the prompt has opened typed the words </w:t>
      </w:r>
      <w:proofErr w:type="spellStart"/>
      <w:r w:rsidRPr="0068017F">
        <w:rPr>
          <w:b/>
          <w:bCs/>
        </w:rPr>
        <w:t>Jupyter</w:t>
      </w:r>
      <w:proofErr w:type="spellEnd"/>
      <w:r w:rsidRPr="0068017F">
        <w:rPr>
          <w:b/>
          <w:bCs/>
        </w:rPr>
        <w:t xml:space="preserve"> Notebook</w:t>
      </w:r>
      <w:r>
        <w:t xml:space="preserve"> and hit enter:</w:t>
      </w:r>
    </w:p>
    <w:p w14:paraId="338059D9" w14:textId="4D1995CA" w:rsidR="00CF71D8" w:rsidRPr="00B132BF" w:rsidRDefault="00CF71D8" w:rsidP="009910C3">
      <w:pPr>
        <w:pStyle w:val="ListParagraph"/>
        <w:numPr>
          <w:ilvl w:val="0"/>
          <w:numId w:val="12"/>
        </w:numPr>
        <w:spacing w:before="0" w:after="160" w:line="259" w:lineRule="auto"/>
        <w:jc w:val="left"/>
        <w:rPr>
          <w:ins w:id="4" w:author="Mel Kempenaars" w:date="2020-04-15T16:38:00Z"/>
          <w:color w:val="000000" w:themeColor="text1"/>
        </w:rPr>
      </w:pPr>
    </w:p>
    <w:p w14:paraId="2FBB3F78" w14:textId="2157F904" w:rsidR="009910C3" w:rsidRPr="005F16B3" w:rsidDel="00CF71D8" w:rsidRDefault="009910C3" w:rsidP="009910C3">
      <w:pPr>
        <w:pStyle w:val="ListParagraph"/>
        <w:numPr>
          <w:ilvl w:val="0"/>
          <w:numId w:val="12"/>
        </w:numPr>
        <w:spacing w:before="0" w:after="160" w:line="259" w:lineRule="auto"/>
        <w:jc w:val="left"/>
        <w:rPr>
          <w:del w:id="5" w:author="Mel Kempenaars" w:date="2020-04-15T16:38:00Z"/>
          <w:color w:val="000000" w:themeColor="text1"/>
          <w:rPrChange w:id="6" w:author="Mel Kempenaars" w:date="2020-04-15T16:35:00Z">
            <w:rPr>
              <w:del w:id="7" w:author="Mel Kempenaars" w:date="2020-04-15T16:38:00Z"/>
            </w:rPr>
          </w:rPrChange>
        </w:rPr>
        <w:pPrChange w:id="8" w:author="Mel Kempenaars" w:date="2020-04-15T16:35:00Z">
          <w:pPr/>
        </w:pPrChange>
      </w:pPr>
    </w:p>
    <w:p w14:paraId="3D7EB7E9" w14:textId="142372C6" w:rsidR="009910C3" w:rsidRDefault="0068017F" w:rsidP="009910C3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611" behindDoc="0" locked="0" layoutInCell="1" allowOverlap="1" wp14:anchorId="519338A9" wp14:editId="0B4D8ECB">
                <wp:simplePos x="0" y="0"/>
                <wp:positionH relativeFrom="margin">
                  <wp:posOffset>1730086</wp:posOffset>
                </wp:positionH>
                <wp:positionV relativeFrom="paragraph">
                  <wp:posOffset>226349</wp:posOffset>
                </wp:positionV>
                <wp:extent cx="1733550" cy="292677"/>
                <wp:effectExtent l="19050" t="19050" r="1905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2926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32303" id="Rectangle 12" o:spid="_x0000_s1026" style="position:absolute;margin-left:136.25pt;margin-top:17.8pt;width:136.5pt;height:23.05pt;z-index:25166861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" filled="f" strokecolor="#55e1ff [1940]" strokeweight="2.25pt">
                <w10:wrap anchorx="margin"/>
              </v:rect>
            </w:pict>
          </mc:Fallback>
        </mc:AlternateContent>
      </w:r>
    </w:p>
    <w:p w14:paraId="41622CE7" w14:textId="43F84C53" w:rsidR="009910C3" w:rsidRPr="00B132BF" w:rsidRDefault="0068017F" w:rsidP="009910C3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563" behindDoc="0" locked="0" layoutInCell="1" allowOverlap="1" wp14:anchorId="2A1AC33E" wp14:editId="3B16126F">
                <wp:simplePos x="0" y="0"/>
                <wp:positionH relativeFrom="margin">
                  <wp:posOffset>-278822</wp:posOffset>
                </wp:positionH>
                <wp:positionV relativeFrom="paragraph">
                  <wp:posOffset>218094</wp:posOffset>
                </wp:positionV>
                <wp:extent cx="1477010" cy="299604"/>
                <wp:effectExtent l="19050" t="19050" r="27940" b="24765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010" cy="2996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67A47" id="Rectangle 289" o:spid="_x0000_s1026" style="position:absolute;margin-left:-21.95pt;margin-top:17.15pt;width:116.3pt;height:23.6pt;z-index:2516665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" filled="f" strokecolor="#55e1ff [1940]" strokeweight="2.25pt">
                <w10:wrap anchorx="margin"/>
              </v:rect>
            </w:pict>
          </mc:Fallback>
        </mc:AlternateContent>
      </w:r>
    </w:p>
    <w:p w14:paraId="6E6169CA" w14:textId="3AFCED2C" w:rsidR="009910C3" w:rsidRDefault="009910C3" w:rsidP="009910C3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2467" behindDoc="1" locked="0" layoutInCell="1" allowOverlap="1" wp14:anchorId="07CE839A" wp14:editId="42EE7711">
            <wp:simplePos x="0" y="0"/>
            <wp:positionH relativeFrom="margin">
              <wp:posOffset>1726767</wp:posOffset>
            </wp:positionH>
            <wp:positionV relativeFrom="paragraph">
              <wp:posOffset>-393134</wp:posOffset>
            </wp:positionV>
            <wp:extent cx="4824152" cy="2795019"/>
            <wp:effectExtent l="0" t="0" r="0" b="5715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152" cy="2795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443" behindDoc="1" locked="0" layoutInCell="1" allowOverlap="1" wp14:anchorId="1ADB6E69" wp14:editId="4F5C8CA3">
            <wp:simplePos x="0" y="0"/>
            <wp:positionH relativeFrom="margin">
              <wp:posOffset>-452340</wp:posOffset>
            </wp:positionH>
            <wp:positionV relativeFrom="paragraph">
              <wp:posOffset>-362063</wp:posOffset>
            </wp:positionV>
            <wp:extent cx="1648793" cy="2691699"/>
            <wp:effectExtent l="0" t="0" r="889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793" cy="2691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45C5A" w14:textId="77777777" w:rsidR="009910C3" w:rsidRDefault="009910C3" w:rsidP="009910C3">
      <w:pPr>
        <w:rPr>
          <w:color w:val="000000" w:themeColor="text1"/>
        </w:rPr>
      </w:pPr>
    </w:p>
    <w:p w14:paraId="4FF7A6CF" w14:textId="77777777" w:rsidR="009910C3" w:rsidRDefault="009910C3" w:rsidP="009910C3">
      <w:pPr>
        <w:rPr>
          <w:color w:val="000000" w:themeColor="text1"/>
        </w:rPr>
      </w:pPr>
    </w:p>
    <w:p w14:paraId="6AC7434A" w14:textId="77777777" w:rsidR="009910C3" w:rsidRDefault="009910C3" w:rsidP="009910C3">
      <w:pPr>
        <w:rPr>
          <w:color w:val="000000" w:themeColor="text1"/>
        </w:rPr>
      </w:pPr>
    </w:p>
    <w:p w14:paraId="759BA9B6" w14:textId="77777777" w:rsidR="004A1D65" w:rsidRDefault="004A1D65" w:rsidP="009910C3">
      <w:pPr>
        <w:rPr>
          <w:color w:val="000000" w:themeColor="text1"/>
        </w:rPr>
      </w:pPr>
    </w:p>
    <w:p w14:paraId="48DCAB6C" w14:textId="77777777" w:rsidR="004A1D65" w:rsidRDefault="004A1D65" w:rsidP="009910C3">
      <w:pPr>
        <w:rPr>
          <w:color w:val="000000" w:themeColor="text1"/>
        </w:rPr>
      </w:pPr>
    </w:p>
    <w:p w14:paraId="772B8150" w14:textId="77777777" w:rsidR="004A1D65" w:rsidRDefault="004A1D65" w:rsidP="009910C3">
      <w:pPr>
        <w:rPr>
          <w:color w:val="000000" w:themeColor="text1"/>
        </w:rPr>
      </w:pPr>
    </w:p>
    <w:p w14:paraId="187724EF" w14:textId="77777777" w:rsidR="004A1D65" w:rsidRDefault="004A1D65" w:rsidP="009910C3">
      <w:pPr>
        <w:rPr>
          <w:color w:val="000000" w:themeColor="text1"/>
        </w:rPr>
      </w:pPr>
    </w:p>
    <w:p w14:paraId="380AA127" w14:textId="3FDE7509" w:rsidR="004A1D65" w:rsidRDefault="004A1D65" w:rsidP="009910C3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587" behindDoc="0" locked="0" layoutInCell="1" allowOverlap="1" wp14:anchorId="56B447F3" wp14:editId="4FDDDAF6">
                <wp:simplePos x="0" y="0"/>
                <wp:positionH relativeFrom="margin">
                  <wp:posOffset>-244186</wp:posOffset>
                </wp:positionH>
                <wp:positionV relativeFrom="paragraph">
                  <wp:posOffset>261562</wp:posOffset>
                </wp:positionV>
                <wp:extent cx="1442373" cy="171335"/>
                <wp:effectExtent l="19050" t="19050" r="24765" b="19685"/>
                <wp:wrapNone/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373" cy="171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0A434" id="Rectangle 294" o:spid="_x0000_s1026" style="position:absolute;margin-left:-19.25pt;margin-top:20.6pt;width:113.55pt;height:13.5pt;z-index:2516675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" filled="f" strokecolor="#55e1ff [1940]" strokeweight="2.25pt">
                <w10:wrap anchorx="margin"/>
              </v:rect>
            </w:pict>
          </mc:Fallback>
        </mc:AlternateContent>
      </w:r>
    </w:p>
    <w:p w14:paraId="796D63E4" w14:textId="7CA97FD0" w:rsidR="009910C3" w:rsidRDefault="009910C3" w:rsidP="009910C3">
      <w:pPr>
        <w:rPr>
          <w:ins w:id="9" w:author="Mel Kempenaars" w:date="2020-04-15T16:34:00Z"/>
          <w:color w:val="000000" w:themeColor="text1"/>
        </w:rPr>
      </w:pPr>
    </w:p>
    <w:p w14:paraId="0D99573C" w14:textId="40E10387" w:rsidR="004E134C" w:rsidRDefault="004E134C" w:rsidP="009910C3">
      <w:pPr>
        <w:rPr>
          <w:ins w:id="10" w:author="Mel Kempenaars" w:date="2020-04-15T16:39:00Z"/>
          <w:color w:val="000000" w:themeColor="text1"/>
        </w:rPr>
      </w:pPr>
    </w:p>
    <w:p w14:paraId="1351200C" w14:textId="2A472335" w:rsidR="00CF71D8" w:rsidRDefault="00CF71D8" w:rsidP="009910C3">
      <w:pPr>
        <w:rPr>
          <w:ins w:id="11" w:author="Mel Kempenaars" w:date="2020-04-15T16:39:00Z"/>
          <w:color w:val="000000" w:themeColor="text1"/>
        </w:rPr>
      </w:pPr>
    </w:p>
    <w:p w14:paraId="061E8099" w14:textId="5B3826FA" w:rsidR="00CF71D8" w:rsidRDefault="00CF71D8" w:rsidP="009910C3">
      <w:pPr>
        <w:rPr>
          <w:ins w:id="12" w:author="Mel Kempenaars" w:date="2020-04-15T16:39:00Z"/>
          <w:color w:val="000000" w:themeColor="text1"/>
        </w:rPr>
      </w:pPr>
    </w:p>
    <w:p w14:paraId="143C23E8" w14:textId="77777777" w:rsidR="00CF71D8" w:rsidRDefault="00CF71D8" w:rsidP="009910C3">
      <w:pPr>
        <w:rPr>
          <w:ins w:id="13" w:author="Mel Kempenaars" w:date="2020-04-15T16:35:00Z"/>
          <w:color w:val="000000" w:themeColor="text1"/>
        </w:rPr>
      </w:pPr>
    </w:p>
    <w:p w14:paraId="46F8C91F" w14:textId="7B6CAF6A" w:rsidR="00CF71D8" w:rsidRPr="00B91CE0" w:rsidRDefault="00CF71D8" w:rsidP="00CF71D8">
      <w:pPr>
        <w:pStyle w:val="ListParagraph"/>
        <w:numPr>
          <w:ilvl w:val="0"/>
          <w:numId w:val="12"/>
        </w:numPr>
        <w:spacing w:before="0" w:after="160" w:line="259" w:lineRule="auto"/>
        <w:jc w:val="left"/>
        <w:rPr>
          <w:ins w:id="14" w:author="Mel Kempenaars" w:date="2020-04-15T16:38:00Z"/>
          <w:color w:val="000000" w:themeColor="text1"/>
        </w:rPr>
        <w:pPrChange w:id="15" w:author="Mel Kempenaars" w:date="2020-04-15T16:38:00Z">
          <w:pPr>
            <w:pStyle w:val="ListParagraph"/>
            <w:numPr>
              <w:numId w:val="16"/>
            </w:numPr>
            <w:spacing w:before="0" w:after="160" w:line="259" w:lineRule="auto"/>
            <w:ind w:hanging="360"/>
            <w:jc w:val="left"/>
          </w:pPr>
        </w:pPrChange>
      </w:pPr>
      <w:ins w:id="16" w:author="Mel Kempenaars" w:date="2020-04-15T16:39:00Z">
        <w:r w:rsidRPr="00B91CE0">
          <w:lastRenderedPageBreak/>
          <w:t xml:space="preserve">Once you have opened </w:t>
        </w:r>
        <w:proofErr w:type="spellStart"/>
        <w:r w:rsidRPr="00B91CE0">
          <w:t>Jupyter</w:t>
        </w:r>
        <w:proofErr w:type="spellEnd"/>
        <w:r w:rsidRPr="00B91CE0">
          <w:t xml:space="preserve"> Notebook </w:t>
        </w:r>
        <w:r>
          <w:t xml:space="preserve">to open a new Notebook, navigate to the folder where you would like the Notebook to be saved. In the top right-hand corner click the dropdown that says </w:t>
        </w:r>
        <w:r w:rsidRPr="0068017F">
          <w:rPr>
            <w:b/>
            <w:bCs/>
          </w:rPr>
          <w:t>New</w:t>
        </w:r>
        <w:r>
          <w:t xml:space="preserve">. You will note that </w:t>
        </w:r>
        <w:r w:rsidRPr="0068017F">
          <w:rPr>
            <w:b/>
            <w:bCs/>
          </w:rPr>
          <w:t>Python 3</w:t>
        </w:r>
        <w:r>
          <w:t xml:space="preserve"> is listed. Select </w:t>
        </w:r>
        <w:r w:rsidRPr="0068017F">
          <w:rPr>
            <w:b/>
            <w:bCs/>
          </w:rPr>
          <w:t>Python 3</w:t>
        </w:r>
        <w:r w:rsidRPr="00CF71D8">
          <w:rPr>
            <w:rPrChange w:id="17" w:author="Mel Kempenaars" w:date="2020-04-15T16:39:00Z">
              <w:rPr>
                <w:b/>
                <w:bCs/>
              </w:rPr>
            </w:rPrChange>
          </w:rPr>
          <w:t>:</w:t>
        </w:r>
      </w:ins>
    </w:p>
    <w:p w14:paraId="6529534C" w14:textId="77777777" w:rsidR="005F16B3" w:rsidDel="00CF71D8" w:rsidRDefault="005F16B3" w:rsidP="009910C3">
      <w:pPr>
        <w:rPr>
          <w:del w:id="18" w:author="Mel Kempenaars" w:date="2020-04-15T16:39:00Z"/>
          <w:color w:val="000000" w:themeColor="text1"/>
        </w:rPr>
      </w:pPr>
    </w:p>
    <w:p w14:paraId="749E2553" w14:textId="74F1367B" w:rsidR="009910C3" w:rsidDel="00CF71D8" w:rsidRDefault="009910C3" w:rsidP="009910C3">
      <w:pPr>
        <w:rPr>
          <w:del w:id="19" w:author="Mel Kempenaars" w:date="2020-04-15T16:39:00Z"/>
        </w:rPr>
      </w:pPr>
      <w:del w:id="20" w:author="Mel Kempenaars" w:date="2020-04-15T16:39:00Z">
        <w:r w:rsidRPr="00CF71D8" w:rsidDel="00CF71D8">
          <w:rPr>
            <w:rPrChange w:id="21" w:author="Mel Kempenaars" w:date="2020-04-15T16:37:00Z">
              <w:rPr>
                <w:color w:val="000000" w:themeColor="text1"/>
              </w:rPr>
            </w:rPrChange>
          </w:rPr>
          <w:delText xml:space="preserve">Once you have opened </w:delText>
        </w:r>
        <w:r w:rsidRPr="00CF71D8" w:rsidDel="00CF71D8">
          <w:rPr>
            <w:rPrChange w:id="22" w:author="Mel Kempenaars" w:date="2020-04-15T16:37:00Z">
              <w:rPr>
                <w:color w:val="1F316C" w:themeColor="accent2" w:themeShade="BF"/>
              </w:rPr>
            </w:rPrChange>
          </w:rPr>
          <w:delText xml:space="preserve">Jupyter Notebook </w:delText>
        </w:r>
        <w:r w:rsidDel="00CF71D8">
          <w:delText>to open a new Notebook, navigate to the folder where you would like the Notebook to be saved. In the top right</w:delText>
        </w:r>
        <w:r w:rsidR="001E1459" w:rsidDel="00CF71D8">
          <w:delText>-</w:delText>
        </w:r>
        <w:r w:rsidDel="00CF71D8">
          <w:delText>hand corner click the drop</w:delText>
        </w:r>
      </w:del>
      <w:del w:id="23" w:author="Mel Kempenaars" w:date="2020-04-15T16:36:00Z">
        <w:r w:rsidDel="00B04A0A">
          <w:delText xml:space="preserve"> </w:delText>
        </w:r>
      </w:del>
      <w:del w:id="24" w:author="Mel Kempenaars" w:date="2020-04-15T16:39:00Z">
        <w:r w:rsidDel="00CF71D8">
          <w:delText xml:space="preserve">down that says </w:delText>
        </w:r>
        <w:r w:rsidRPr="0068017F" w:rsidDel="00CF71D8">
          <w:rPr>
            <w:b/>
            <w:bCs/>
          </w:rPr>
          <w:delText>New</w:delText>
        </w:r>
        <w:r w:rsidDel="00CF71D8">
          <w:delText xml:space="preserve">. You will note that </w:delText>
        </w:r>
        <w:r w:rsidRPr="0068017F" w:rsidDel="00CF71D8">
          <w:rPr>
            <w:b/>
            <w:bCs/>
          </w:rPr>
          <w:delText>Python 3</w:delText>
        </w:r>
        <w:r w:rsidDel="00CF71D8">
          <w:delText xml:space="preserve"> is listed. Select </w:delText>
        </w:r>
        <w:r w:rsidRPr="0068017F" w:rsidDel="00CF71D8">
          <w:rPr>
            <w:b/>
            <w:bCs/>
          </w:rPr>
          <w:delText>Python 3</w:delText>
        </w:r>
        <w:r w:rsidDel="00CF71D8">
          <w:delText>:</w:delText>
        </w:r>
      </w:del>
    </w:p>
    <w:p w14:paraId="720AD8F6" w14:textId="77777777" w:rsidR="009910C3" w:rsidRDefault="009910C3" w:rsidP="009910C3">
      <w:r>
        <w:rPr>
          <w:noProof/>
        </w:rPr>
        <mc:AlternateContent>
          <mc:Choice Requires="wps">
            <w:drawing>
              <wp:anchor distT="0" distB="0" distL="114300" distR="114300" simplePos="0" relativeHeight="251669635" behindDoc="0" locked="0" layoutInCell="1" allowOverlap="1" wp14:anchorId="70CC4627" wp14:editId="67AC4B9D">
                <wp:simplePos x="0" y="0"/>
                <wp:positionH relativeFrom="margin">
                  <wp:posOffset>1847850</wp:posOffset>
                </wp:positionH>
                <wp:positionV relativeFrom="paragraph">
                  <wp:posOffset>135890</wp:posOffset>
                </wp:positionV>
                <wp:extent cx="590550" cy="314325"/>
                <wp:effectExtent l="19050" t="19050" r="19050" b="28575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538D6" id="Rectangle 297" o:spid="_x0000_s1026" style="position:absolute;margin-left:145.5pt;margin-top:10.7pt;width:46.5pt;height:24.75pt;z-index:25166963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" filled="f" strokecolor="#55e1ff [1940]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659" behindDoc="0" locked="0" layoutInCell="1" allowOverlap="1" wp14:anchorId="57DDB334" wp14:editId="6F30C4AE">
                <wp:simplePos x="0" y="0"/>
                <wp:positionH relativeFrom="margin">
                  <wp:posOffset>818515</wp:posOffset>
                </wp:positionH>
                <wp:positionV relativeFrom="paragraph">
                  <wp:posOffset>621665</wp:posOffset>
                </wp:positionV>
                <wp:extent cx="733425" cy="304800"/>
                <wp:effectExtent l="19050" t="1905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F95C7" id="Rectangle 21" o:spid="_x0000_s1026" style="position:absolute;margin-left:64.45pt;margin-top:48.95pt;width:57.75pt;height:24pt;z-index:25167065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" filled="f" strokecolor="#55e1ff [1940]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F62B8A" wp14:editId="4AF12F5D">
            <wp:extent cx="2867025" cy="2184400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6506" t="17028" r="20033" b="63852"/>
                    <a:stretch/>
                  </pic:blipFill>
                  <pic:spPr bwMode="auto">
                    <a:xfrm>
                      <a:off x="0" y="0"/>
                      <a:ext cx="2871829" cy="218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404B" w14:textId="64796960" w:rsidR="009910C3" w:rsidRDefault="009910C3" w:rsidP="009910C3">
      <w:pPr>
        <w:rPr>
          <w:ins w:id="25" w:author="Mel Kempenaars" w:date="2020-04-15T16:36:00Z"/>
        </w:rPr>
      </w:pPr>
    </w:p>
    <w:p w14:paraId="20CC6457" w14:textId="77777777" w:rsidR="001456CE" w:rsidRDefault="001456CE" w:rsidP="009910C3"/>
    <w:p w14:paraId="13D93884" w14:textId="4D89E00A" w:rsidR="009910C3" w:rsidRDefault="001E1459" w:rsidP="009910C3">
      <w:pPr>
        <w:pStyle w:val="Heading1"/>
      </w:pPr>
      <w:r>
        <w:rPr>
          <w:noProof/>
        </w:rPr>
        <w:drawing>
          <wp:anchor distT="0" distB="0" distL="114300" distR="114300" simplePos="0" relativeHeight="251671683" behindDoc="1" locked="0" layoutInCell="1" allowOverlap="1" wp14:anchorId="21B2E1A6" wp14:editId="1EAF73E8">
            <wp:simplePos x="0" y="0"/>
            <wp:positionH relativeFrom="margin">
              <wp:posOffset>-183572</wp:posOffset>
            </wp:positionH>
            <wp:positionV relativeFrom="paragraph">
              <wp:posOffset>346537</wp:posOffset>
            </wp:positionV>
            <wp:extent cx="7115175" cy="935816"/>
            <wp:effectExtent l="0" t="0" r="0" b="0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9350" r="12981" b="71647"/>
                    <a:stretch/>
                  </pic:blipFill>
                  <pic:spPr bwMode="auto">
                    <a:xfrm>
                      <a:off x="0" y="0"/>
                      <a:ext cx="7115175" cy="935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0C3">
        <w:t>Introduction to the Notebook</w:t>
      </w:r>
    </w:p>
    <w:p w14:paraId="0F59ED6F" w14:textId="23B0B7DA" w:rsidR="009910C3" w:rsidRDefault="009910C3" w:rsidP="009910C3"/>
    <w:p w14:paraId="07F667C3" w14:textId="77777777" w:rsidR="009910C3" w:rsidRPr="0061580D" w:rsidRDefault="009910C3" w:rsidP="009910C3"/>
    <w:p w14:paraId="12F74C4E" w14:textId="77777777" w:rsidR="009910C3" w:rsidRDefault="009910C3" w:rsidP="009910C3"/>
    <w:p w14:paraId="3437031C" w14:textId="77777777" w:rsidR="009910C3" w:rsidRDefault="009910C3" w:rsidP="009910C3"/>
    <w:p w14:paraId="1D124638" w14:textId="77777777" w:rsidR="00672EB2" w:rsidRDefault="00672EB2" w:rsidP="009910C3">
      <w:pPr>
        <w:rPr>
          <w:ins w:id="26" w:author="Mel Kempenaars" w:date="2020-04-15T16:40:00Z"/>
        </w:rPr>
      </w:pPr>
    </w:p>
    <w:p w14:paraId="3D7F1A8B" w14:textId="20EC1C9C" w:rsidR="009910C3" w:rsidRDefault="001E1459" w:rsidP="009910C3">
      <w:r>
        <w:rPr>
          <w:noProof/>
        </w:rPr>
        <w:drawing>
          <wp:anchor distT="0" distB="0" distL="114300" distR="114300" simplePos="0" relativeHeight="251672707" behindDoc="1" locked="0" layoutInCell="1" allowOverlap="1" wp14:anchorId="6FF39D2C" wp14:editId="021DE6D9">
            <wp:simplePos x="0" y="0"/>
            <wp:positionH relativeFrom="column">
              <wp:posOffset>-228600</wp:posOffset>
            </wp:positionH>
            <wp:positionV relativeFrom="paragraph">
              <wp:posOffset>217575</wp:posOffset>
            </wp:positionV>
            <wp:extent cx="7091795" cy="8572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9954" r="14102" b="73457"/>
                    <a:stretch/>
                  </pic:blipFill>
                  <pic:spPr bwMode="auto">
                    <a:xfrm>
                      <a:off x="0" y="0"/>
                      <a:ext cx="709179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0C3">
        <w:t>This is a code cell, which means you can type Python code in the cell and run it. As a basic example type in:</w:t>
      </w:r>
    </w:p>
    <w:p w14:paraId="502A2A60" w14:textId="01F9331C" w:rsidR="009910C3" w:rsidRDefault="009910C3" w:rsidP="009910C3"/>
    <w:p w14:paraId="7CA88395" w14:textId="77777777" w:rsidR="009910C3" w:rsidRDefault="009910C3" w:rsidP="009910C3"/>
    <w:p w14:paraId="67CCDBBE" w14:textId="502DB78C" w:rsidR="009910C3" w:rsidRDefault="009910C3" w:rsidP="009910C3"/>
    <w:p w14:paraId="04E74FDB" w14:textId="77777777" w:rsidR="001E1459" w:rsidRDefault="001E1459" w:rsidP="009910C3"/>
    <w:p w14:paraId="39170887" w14:textId="77777777" w:rsidR="009910C3" w:rsidRDefault="009910C3" w:rsidP="009910C3">
      <w:r>
        <w:t>There are two ways to run the cell:</w:t>
      </w:r>
    </w:p>
    <w:p w14:paraId="43AEEA3A" w14:textId="77777777" w:rsidR="009910C3" w:rsidRDefault="009910C3" w:rsidP="009910C3">
      <w:pPr>
        <w:pStyle w:val="ListParagraph"/>
        <w:numPr>
          <w:ilvl w:val="0"/>
          <w:numId w:val="13"/>
        </w:numPr>
        <w:spacing w:before="0"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755" behindDoc="0" locked="0" layoutInCell="1" allowOverlap="1" wp14:anchorId="3A372B1F" wp14:editId="717E17CE">
                <wp:simplePos x="0" y="0"/>
                <wp:positionH relativeFrom="margin">
                  <wp:posOffset>1704974</wp:posOffset>
                </wp:positionH>
                <wp:positionV relativeFrom="paragraph">
                  <wp:posOffset>263525</wp:posOffset>
                </wp:positionV>
                <wp:extent cx="1247775" cy="361950"/>
                <wp:effectExtent l="19050" t="1905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4E577" id="Rectangle 15" o:spid="_x0000_s1026" style="position:absolute;margin-left:134.25pt;margin-top:20.75pt;width:98.25pt;height:28.5pt;z-index:25167475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" filled="f" strokecolor="#55e1ff [1940]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731" behindDoc="1" locked="0" layoutInCell="1" allowOverlap="1" wp14:anchorId="0D6427FC" wp14:editId="565EA29F">
            <wp:simplePos x="0" y="0"/>
            <wp:positionH relativeFrom="column">
              <wp:posOffset>400050</wp:posOffset>
            </wp:positionH>
            <wp:positionV relativeFrom="paragraph">
              <wp:posOffset>254000</wp:posOffset>
            </wp:positionV>
            <wp:extent cx="2686050" cy="1841001"/>
            <wp:effectExtent l="0" t="0" r="0" b="6985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t="9652" r="58013" b="53549"/>
                    <a:stretch/>
                  </pic:blipFill>
                  <pic:spPr bwMode="auto">
                    <a:xfrm>
                      <a:off x="0" y="0"/>
                      <a:ext cx="2686050" cy="184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Click on </w:t>
      </w:r>
      <w:r w:rsidRPr="008D607F">
        <w:rPr>
          <w:color w:val="6882D3"/>
          <w:rPrChange w:id="27" w:author="Mel Kempenaars" w:date="2020-04-15T16:40:00Z">
            <w:rPr/>
          </w:rPrChange>
        </w:rPr>
        <w:t>Cell</w:t>
      </w:r>
      <w:r>
        <w:t xml:space="preserve">, </w:t>
      </w:r>
      <w:r w:rsidRPr="008D607F">
        <w:rPr>
          <w:color w:val="6882D3"/>
          <w:rPrChange w:id="28" w:author="Mel Kempenaars" w:date="2020-04-15T16:40:00Z">
            <w:rPr/>
          </w:rPrChange>
        </w:rPr>
        <w:t>Run Cells</w:t>
      </w:r>
    </w:p>
    <w:p w14:paraId="285C7BFA" w14:textId="77777777" w:rsidR="009910C3" w:rsidRDefault="009910C3" w:rsidP="009910C3"/>
    <w:p w14:paraId="7F0CF58A" w14:textId="77777777" w:rsidR="009910C3" w:rsidRDefault="009910C3" w:rsidP="009910C3"/>
    <w:p w14:paraId="2F34B987" w14:textId="23ABA9DF" w:rsidR="009910C3" w:rsidRDefault="009910C3" w:rsidP="009910C3"/>
    <w:p w14:paraId="0BA08C1C" w14:textId="292BB536" w:rsidR="00DD396C" w:rsidRDefault="00DD396C" w:rsidP="009910C3"/>
    <w:p w14:paraId="0CD3A473" w14:textId="77777777" w:rsidR="00DD396C" w:rsidRDefault="00DD396C" w:rsidP="009910C3"/>
    <w:p w14:paraId="14BE3667" w14:textId="77777777" w:rsidR="009910C3" w:rsidRDefault="009910C3" w:rsidP="009910C3"/>
    <w:p w14:paraId="6039D666" w14:textId="77777777" w:rsidR="009910C3" w:rsidRDefault="009910C3" w:rsidP="009910C3"/>
    <w:p w14:paraId="25E2DDC0" w14:textId="612B42F6" w:rsidR="009910C3" w:rsidRDefault="009910C3" w:rsidP="009910C3">
      <w:pPr>
        <w:rPr>
          <w:ins w:id="29" w:author="Mel Kempenaars" w:date="2020-04-15T16:40:00Z"/>
        </w:rPr>
      </w:pPr>
    </w:p>
    <w:p w14:paraId="53B4CD9A" w14:textId="57248E46" w:rsidR="008D607F" w:rsidRDefault="008D607F" w:rsidP="009910C3">
      <w:pPr>
        <w:rPr>
          <w:ins w:id="30" w:author="Mel Kempenaars" w:date="2020-04-15T16:40:00Z"/>
        </w:rPr>
      </w:pPr>
    </w:p>
    <w:p w14:paraId="3072EA93" w14:textId="77777777" w:rsidR="00BD12F8" w:rsidRDefault="00BD12F8" w:rsidP="009910C3"/>
    <w:p w14:paraId="0B61C84C" w14:textId="77777777" w:rsidR="009910C3" w:rsidRDefault="009910C3" w:rsidP="009910C3">
      <w:pPr>
        <w:pStyle w:val="ListParagraph"/>
        <w:numPr>
          <w:ilvl w:val="0"/>
          <w:numId w:val="13"/>
        </w:numPr>
        <w:spacing w:before="0" w:after="160" w:line="259" w:lineRule="auto"/>
        <w:jc w:val="left"/>
      </w:pPr>
      <w:r>
        <w:lastRenderedPageBreak/>
        <w:t>An easier method is press “</w:t>
      </w:r>
      <w:r w:rsidRPr="008D607F">
        <w:rPr>
          <w:color w:val="6882D3"/>
          <w:rPrChange w:id="31" w:author="Mel Kempenaars" w:date="2020-04-15T16:40:00Z">
            <w:rPr/>
          </w:rPrChange>
        </w:rPr>
        <w:t>Shift + Enter</w:t>
      </w:r>
      <w:r>
        <w:t>” with the cell you want to run selected.</w:t>
      </w:r>
    </w:p>
    <w:p w14:paraId="414DD244" w14:textId="3984E141" w:rsidR="009910C3" w:rsidRDefault="00837960" w:rsidP="009910C3">
      <w:pPr>
        <w:rPr>
          <w:ins w:id="32" w:author="Mel Kempenaars" w:date="2020-04-15T16:41:00Z"/>
        </w:rPr>
      </w:pPr>
      <w:r>
        <w:rPr>
          <w:noProof/>
        </w:rPr>
        <w:drawing>
          <wp:anchor distT="0" distB="0" distL="114300" distR="114300" simplePos="0" relativeHeight="251675779" behindDoc="1" locked="0" layoutInCell="1" allowOverlap="1" wp14:anchorId="079190D2" wp14:editId="4F0A5126">
            <wp:simplePos x="0" y="0"/>
            <wp:positionH relativeFrom="column">
              <wp:posOffset>-78797</wp:posOffset>
            </wp:positionH>
            <wp:positionV relativeFrom="paragraph">
              <wp:posOffset>197370</wp:posOffset>
            </wp:positionV>
            <wp:extent cx="6781800" cy="1302465"/>
            <wp:effectExtent l="0" t="0" r="0" b="0"/>
            <wp:wrapNone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9350" r="14103" b="64408"/>
                    <a:stretch/>
                  </pic:blipFill>
                  <pic:spPr bwMode="auto">
                    <a:xfrm>
                      <a:off x="0" y="0"/>
                      <a:ext cx="6781800" cy="130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0C3">
        <w:t>The output will display below the cell:</w:t>
      </w:r>
    </w:p>
    <w:p w14:paraId="39C23E6D" w14:textId="77777777" w:rsidR="00BD12F8" w:rsidRDefault="00BD12F8" w:rsidP="009910C3"/>
    <w:p w14:paraId="61885F8E" w14:textId="5BBA53AB" w:rsidR="009910C3" w:rsidRDefault="009910C3" w:rsidP="009910C3"/>
    <w:p w14:paraId="47C6B728" w14:textId="77777777" w:rsidR="009910C3" w:rsidRDefault="009910C3" w:rsidP="009910C3"/>
    <w:p w14:paraId="2D6D5AF1" w14:textId="77777777" w:rsidR="009910C3" w:rsidRDefault="009910C3" w:rsidP="009910C3"/>
    <w:p w14:paraId="5746881F" w14:textId="77777777" w:rsidR="009910C3" w:rsidRDefault="009910C3" w:rsidP="009910C3"/>
    <w:p w14:paraId="47E0EC6C" w14:textId="77777777" w:rsidR="009910C3" w:rsidRDefault="009910C3" w:rsidP="009910C3"/>
    <w:p w14:paraId="1ADAB8F0" w14:textId="77777777" w:rsidR="009910C3" w:rsidRDefault="009910C3" w:rsidP="009910C3">
      <w:pPr>
        <w:pStyle w:val="Heading2"/>
      </w:pPr>
      <w:r>
        <w:t>Saving a Notebook</w:t>
      </w:r>
    </w:p>
    <w:p w14:paraId="53F59086" w14:textId="77777777" w:rsidR="009910C3" w:rsidRDefault="009910C3" w:rsidP="009910C3">
      <w:r>
        <w:t>There are two ways to save your Notebook:</w:t>
      </w:r>
    </w:p>
    <w:p w14:paraId="0EB64D82" w14:textId="77777777" w:rsidR="009910C3" w:rsidRDefault="009910C3" w:rsidP="009910C3">
      <w:pPr>
        <w:pStyle w:val="ListParagraph"/>
        <w:numPr>
          <w:ilvl w:val="0"/>
          <w:numId w:val="14"/>
        </w:numPr>
        <w:spacing w:before="0"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827" behindDoc="0" locked="0" layoutInCell="1" allowOverlap="1" wp14:anchorId="61EF9756" wp14:editId="3F8DBA8C">
                <wp:simplePos x="0" y="0"/>
                <wp:positionH relativeFrom="margin">
                  <wp:posOffset>-142874</wp:posOffset>
                </wp:positionH>
                <wp:positionV relativeFrom="paragraph">
                  <wp:posOffset>297816</wp:posOffset>
                </wp:positionV>
                <wp:extent cx="381000" cy="285750"/>
                <wp:effectExtent l="19050" t="1905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8515F" id="Rectangle 19" o:spid="_x0000_s1026" style="position:absolute;margin-left:-11.25pt;margin-top:23.45pt;width:30pt;height:22.5pt;z-index:25167782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" filled="f" strokecolor="#55e1ff [1940]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803" behindDoc="1" locked="0" layoutInCell="1" allowOverlap="1" wp14:anchorId="3B3A73D0" wp14:editId="4C79BC11">
            <wp:simplePos x="0" y="0"/>
            <wp:positionH relativeFrom="margin">
              <wp:posOffset>-180975</wp:posOffset>
            </wp:positionH>
            <wp:positionV relativeFrom="paragraph">
              <wp:posOffset>288290</wp:posOffset>
            </wp:positionV>
            <wp:extent cx="2857500" cy="240257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1" t="9049" r="55126" b="39976"/>
                    <a:stretch/>
                  </pic:blipFill>
                  <pic:spPr bwMode="auto">
                    <a:xfrm>
                      <a:off x="0" y="0"/>
                      <a:ext cx="2857500" cy="240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Click on </w:t>
      </w:r>
      <w:r w:rsidRPr="00B1731B">
        <w:rPr>
          <w:color w:val="6882D3"/>
          <w:rPrChange w:id="33" w:author="Mel Kempenaars" w:date="2020-04-15T16:41:00Z">
            <w:rPr/>
          </w:rPrChange>
        </w:rPr>
        <w:t>File</w:t>
      </w:r>
      <w:r>
        <w:t xml:space="preserve">, </w:t>
      </w:r>
      <w:r w:rsidRPr="00B1731B">
        <w:rPr>
          <w:color w:val="6882D3"/>
          <w:rPrChange w:id="34" w:author="Mel Kempenaars" w:date="2020-04-15T16:41:00Z">
            <w:rPr/>
          </w:rPrChange>
        </w:rPr>
        <w:t xml:space="preserve">Save </w:t>
      </w:r>
      <w:r w:rsidRPr="00665284">
        <w:rPr>
          <w:color w:val="6882D3"/>
          <w:rPrChange w:id="35" w:author="Mel Kempenaars" w:date="2020-04-15T16:41:00Z">
            <w:rPr/>
          </w:rPrChange>
        </w:rPr>
        <w:t>and Checkpoint</w:t>
      </w:r>
      <w:r>
        <w:t>:</w:t>
      </w:r>
    </w:p>
    <w:p w14:paraId="02C82C21" w14:textId="77777777" w:rsidR="009910C3" w:rsidRDefault="009910C3" w:rsidP="009910C3"/>
    <w:p w14:paraId="54518E6E" w14:textId="77777777" w:rsidR="009910C3" w:rsidRDefault="009910C3" w:rsidP="009910C3"/>
    <w:p w14:paraId="57D204C1" w14:textId="77777777" w:rsidR="009910C3" w:rsidRDefault="009910C3" w:rsidP="009910C3"/>
    <w:p w14:paraId="2F0D3515" w14:textId="77777777" w:rsidR="009910C3" w:rsidRDefault="009910C3" w:rsidP="009910C3">
      <w:r>
        <w:rPr>
          <w:noProof/>
        </w:rPr>
        <mc:AlternateContent>
          <mc:Choice Requires="wps">
            <w:drawing>
              <wp:anchor distT="0" distB="0" distL="114300" distR="114300" simplePos="0" relativeHeight="251678851" behindDoc="0" locked="0" layoutInCell="1" allowOverlap="1" wp14:anchorId="7530B948" wp14:editId="4EE60E67">
                <wp:simplePos x="0" y="0"/>
                <wp:positionH relativeFrom="margin">
                  <wp:posOffset>-104775</wp:posOffset>
                </wp:positionH>
                <wp:positionV relativeFrom="paragraph">
                  <wp:posOffset>57728</wp:posOffset>
                </wp:positionV>
                <wp:extent cx="923925" cy="219075"/>
                <wp:effectExtent l="19050" t="1905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EAA3F" id="Rectangle 20" o:spid="_x0000_s1026" style="position:absolute;margin-left:-8.25pt;margin-top:4.55pt;width:72.75pt;height:17.25pt;z-index:2516788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" filled="f" strokecolor="#55e1ff [1940]" strokeweight="2.25pt">
                <w10:wrap anchorx="margin"/>
              </v:rect>
            </w:pict>
          </mc:Fallback>
        </mc:AlternateContent>
      </w:r>
    </w:p>
    <w:p w14:paraId="28BA3FB8" w14:textId="77777777" w:rsidR="009910C3" w:rsidRDefault="009910C3" w:rsidP="009910C3"/>
    <w:p w14:paraId="0C2B4E90" w14:textId="4DB78415" w:rsidR="009910C3" w:rsidRDefault="009910C3" w:rsidP="009910C3"/>
    <w:p w14:paraId="1452E981" w14:textId="4BD4C577" w:rsidR="002932EB" w:rsidRDefault="002932EB" w:rsidP="009910C3"/>
    <w:p w14:paraId="3CA84AA3" w14:textId="77777777" w:rsidR="002932EB" w:rsidRDefault="002932EB" w:rsidP="009910C3"/>
    <w:p w14:paraId="7471A02F" w14:textId="77777777" w:rsidR="009910C3" w:rsidRDefault="009910C3" w:rsidP="009910C3"/>
    <w:p w14:paraId="461B1BEB" w14:textId="77777777" w:rsidR="009910C3" w:rsidRDefault="009910C3" w:rsidP="009910C3"/>
    <w:p w14:paraId="190ACF21" w14:textId="141980F3" w:rsidR="009910C3" w:rsidRDefault="009910C3" w:rsidP="009910C3">
      <w:pPr>
        <w:rPr>
          <w:ins w:id="36" w:author="Mel Kempenaars" w:date="2020-04-15T16:41:00Z"/>
        </w:rPr>
      </w:pPr>
    </w:p>
    <w:p w14:paraId="317499DC" w14:textId="77777777" w:rsidR="00B1731B" w:rsidRDefault="00B1731B" w:rsidP="009910C3"/>
    <w:p w14:paraId="033BA259" w14:textId="246B2B54" w:rsidR="002932EB" w:rsidRDefault="009910C3" w:rsidP="002932EB">
      <w:pPr>
        <w:pStyle w:val="ListParagraph"/>
        <w:numPr>
          <w:ilvl w:val="0"/>
          <w:numId w:val="14"/>
        </w:numPr>
        <w:spacing w:before="0" w:after="160" w:line="259" w:lineRule="auto"/>
        <w:jc w:val="left"/>
      </w:pPr>
      <w:r>
        <w:t>Click “</w:t>
      </w:r>
      <w:r w:rsidRPr="00C465BA">
        <w:rPr>
          <w:color w:val="6882D3"/>
          <w:rPrChange w:id="37" w:author="Mel Kempenaars" w:date="2020-04-15T16:42:00Z">
            <w:rPr/>
          </w:rPrChange>
        </w:rPr>
        <w:t>Ctrl + S</w:t>
      </w:r>
      <w:r>
        <w:t>”</w:t>
      </w:r>
    </w:p>
    <w:p w14:paraId="267A2634" w14:textId="652263FC" w:rsidR="009910C3" w:rsidRDefault="009910C3" w:rsidP="009910C3">
      <w:proofErr w:type="spellStart"/>
      <w:r>
        <w:t>Jupyter</w:t>
      </w:r>
      <w:proofErr w:type="spellEnd"/>
      <w:r>
        <w:t xml:space="preserve"> Notebooks does have an auto save feature built in, meaning that your Notebook will automatically save around every 2 minutes. If</w:t>
      </w:r>
      <w:ins w:id="38" w:author="Mel Kempenaars" w:date="2020-04-15T16:42:00Z">
        <w:r w:rsidR="00270B19">
          <w:t>,</w:t>
        </w:r>
      </w:ins>
      <w:r>
        <w:t xml:space="preserve"> however you would like to be sure your work is saved you can use one of the two methods described above.</w:t>
      </w:r>
    </w:p>
    <w:p w14:paraId="37185E6D" w14:textId="1E8B5A8B" w:rsidR="002932EB" w:rsidDel="000953AB" w:rsidRDefault="002932EB" w:rsidP="000953AB">
      <w:pPr>
        <w:spacing w:before="0" w:after="160" w:line="259" w:lineRule="auto"/>
        <w:jc w:val="left"/>
        <w:rPr>
          <w:del w:id="39" w:author="Mel Kempenaars" w:date="2020-04-15T16:42:00Z"/>
        </w:rPr>
      </w:pPr>
      <w:del w:id="40" w:author="Mel Kempenaars" w:date="2020-04-15T16:42:00Z">
        <w:r w:rsidDel="000953AB">
          <w:br w:type="page"/>
        </w:r>
      </w:del>
    </w:p>
    <w:p w14:paraId="631D3EB1" w14:textId="73FAEEFA" w:rsidR="000953AB" w:rsidRDefault="000953AB">
      <w:pPr>
        <w:spacing w:before="0" w:after="160" w:line="259" w:lineRule="auto"/>
        <w:jc w:val="left"/>
        <w:rPr>
          <w:ins w:id="41" w:author="Mel Kempenaars" w:date="2020-04-15T16:43:00Z"/>
        </w:rPr>
      </w:pPr>
    </w:p>
    <w:p w14:paraId="7CAEF57C" w14:textId="5F0CA23C" w:rsidR="000953AB" w:rsidRDefault="000953AB">
      <w:pPr>
        <w:spacing w:before="0" w:after="160" w:line="259" w:lineRule="auto"/>
        <w:jc w:val="left"/>
        <w:rPr>
          <w:ins w:id="42" w:author="Mel Kempenaars" w:date="2020-04-15T16:43:00Z"/>
        </w:rPr>
      </w:pPr>
    </w:p>
    <w:p w14:paraId="02B8D24F" w14:textId="0768D381" w:rsidR="000953AB" w:rsidRDefault="000953AB">
      <w:pPr>
        <w:spacing w:before="0" w:after="160" w:line="259" w:lineRule="auto"/>
        <w:jc w:val="left"/>
        <w:rPr>
          <w:ins w:id="43" w:author="Mel Kempenaars" w:date="2020-04-15T16:43:00Z"/>
        </w:rPr>
      </w:pPr>
    </w:p>
    <w:p w14:paraId="5B86B52F" w14:textId="59E1BB2F" w:rsidR="000953AB" w:rsidRDefault="000953AB">
      <w:pPr>
        <w:spacing w:before="0" w:after="160" w:line="259" w:lineRule="auto"/>
        <w:jc w:val="left"/>
        <w:rPr>
          <w:ins w:id="44" w:author="Mel Kempenaars" w:date="2020-04-15T16:43:00Z"/>
        </w:rPr>
      </w:pPr>
    </w:p>
    <w:p w14:paraId="43D6D2F0" w14:textId="23672B5D" w:rsidR="000953AB" w:rsidRDefault="000953AB">
      <w:pPr>
        <w:spacing w:before="0" w:after="160" w:line="259" w:lineRule="auto"/>
        <w:jc w:val="left"/>
        <w:rPr>
          <w:ins w:id="45" w:author="Mel Kempenaars" w:date="2020-04-15T16:43:00Z"/>
        </w:rPr>
      </w:pPr>
    </w:p>
    <w:p w14:paraId="47F75106" w14:textId="75EC1C88" w:rsidR="000953AB" w:rsidRDefault="000953AB">
      <w:pPr>
        <w:spacing w:before="0" w:after="160" w:line="259" w:lineRule="auto"/>
        <w:jc w:val="left"/>
        <w:rPr>
          <w:ins w:id="46" w:author="Mel Kempenaars" w:date="2020-04-15T16:43:00Z"/>
        </w:rPr>
      </w:pPr>
    </w:p>
    <w:p w14:paraId="7E0F86F0" w14:textId="77777777" w:rsidR="000953AB" w:rsidRDefault="000953AB">
      <w:pPr>
        <w:spacing w:before="0" w:after="160" w:line="259" w:lineRule="auto"/>
        <w:jc w:val="left"/>
        <w:rPr>
          <w:ins w:id="47" w:author="Mel Kempenaars" w:date="2020-04-15T16:43:00Z"/>
        </w:rPr>
      </w:pPr>
    </w:p>
    <w:p w14:paraId="5A275DCC" w14:textId="77777777" w:rsidR="009910C3" w:rsidRDefault="009910C3" w:rsidP="000953AB">
      <w:pPr>
        <w:spacing w:before="0" w:after="160" w:line="259" w:lineRule="auto"/>
        <w:jc w:val="left"/>
        <w:pPrChange w:id="48" w:author="Mel Kempenaars" w:date="2020-04-15T16:42:00Z">
          <w:pPr/>
        </w:pPrChange>
      </w:pPr>
    </w:p>
    <w:p w14:paraId="3CEB44A7" w14:textId="77777777" w:rsidR="009910C3" w:rsidRDefault="009910C3" w:rsidP="009910C3">
      <w:pPr>
        <w:pStyle w:val="Heading2"/>
      </w:pPr>
      <w:r>
        <w:lastRenderedPageBreak/>
        <w:t>Downloading the Notebook</w:t>
      </w:r>
    </w:p>
    <w:p w14:paraId="3E9DC2A6" w14:textId="305C7474" w:rsidR="009910C3" w:rsidRDefault="009910C3" w:rsidP="009910C3">
      <w:r>
        <w:t>To download your notebook</w:t>
      </w:r>
      <w:ins w:id="49" w:author="Mel Kempenaars" w:date="2020-04-15T16:43:00Z">
        <w:r w:rsidR="00072803">
          <w:t>,</w:t>
        </w:r>
      </w:ins>
      <w:r>
        <w:t xml:space="preserve"> click on </w:t>
      </w:r>
      <w:r w:rsidRPr="00072803">
        <w:rPr>
          <w:color w:val="6882D3"/>
          <w:rPrChange w:id="50" w:author="Mel Kempenaars" w:date="2020-04-15T16:43:00Z">
            <w:rPr/>
          </w:rPrChange>
        </w:rPr>
        <w:t>File</w:t>
      </w:r>
      <w:r>
        <w:t xml:space="preserve">, </w:t>
      </w:r>
      <w:r w:rsidRPr="00072803">
        <w:rPr>
          <w:color w:val="6882D3"/>
          <w:rPrChange w:id="51" w:author="Mel Kempenaars" w:date="2020-04-15T16:43:00Z">
            <w:rPr/>
          </w:rPrChange>
        </w:rPr>
        <w:t>Download As</w:t>
      </w:r>
      <w:r>
        <w:t>, and select the format you would like to download the Notebook in:</w:t>
      </w:r>
    </w:p>
    <w:p w14:paraId="45413D96" w14:textId="77777777" w:rsidR="009910C3" w:rsidRDefault="009910C3" w:rsidP="009910C3">
      <w:r>
        <w:rPr>
          <w:noProof/>
        </w:rPr>
        <mc:AlternateContent>
          <mc:Choice Requires="wps">
            <w:drawing>
              <wp:anchor distT="0" distB="0" distL="114300" distR="114300" simplePos="0" relativeHeight="251680899" behindDoc="0" locked="0" layoutInCell="1" allowOverlap="1" wp14:anchorId="786D44CB" wp14:editId="42C9781A">
                <wp:simplePos x="0" y="0"/>
                <wp:positionH relativeFrom="margin">
                  <wp:posOffset>146339</wp:posOffset>
                </wp:positionH>
                <wp:positionV relativeFrom="paragraph">
                  <wp:posOffset>1569893</wp:posOffset>
                </wp:positionV>
                <wp:extent cx="923925" cy="228600"/>
                <wp:effectExtent l="19050" t="1905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239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D93E1" id="Rectangle 24" o:spid="_x0000_s1026" style="position:absolute;margin-left:11.5pt;margin-top:123.6pt;width:72.75pt;height:18pt;flip:y;z-index:25168089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" filled="f" strokecolor="#55e1ff [1940]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05624EB" wp14:editId="63D32C54">
            <wp:extent cx="2038350" cy="41610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500" t="9651" r="64263" b="1066"/>
                    <a:stretch/>
                  </pic:blipFill>
                  <pic:spPr bwMode="auto">
                    <a:xfrm>
                      <a:off x="0" y="0"/>
                      <a:ext cx="2041431" cy="41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470D1" w14:textId="77777777" w:rsidR="009910C3" w:rsidRDefault="009910C3" w:rsidP="009910C3"/>
    <w:p w14:paraId="40C8ED26" w14:textId="2A907C3C" w:rsidR="009910C3" w:rsidRDefault="009910C3" w:rsidP="009910C3">
      <w:r>
        <w:t xml:space="preserve">You will note there are </w:t>
      </w:r>
      <w:proofErr w:type="gramStart"/>
      <w:r>
        <w:t>a number of</w:t>
      </w:r>
      <w:proofErr w:type="gramEnd"/>
      <w:r>
        <w:t xml:space="preserve"> options for Download. To download the Notebook as a normal python script you can download it as a “</w:t>
      </w:r>
      <w:r w:rsidRPr="00BA1E4E">
        <w:rPr>
          <w:color w:val="6882D3"/>
          <w:rPrChange w:id="52" w:author="Mel Kempenaars" w:date="2020-04-15T16:44:00Z">
            <w:rPr/>
          </w:rPrChange>
        </w:rPr>
        <w:t xml:space="preserve">Python </w:t>
      </w:r>
      <w:ins w:id="53" w:author="Mel Kempenaars" w:date="2020-04-15T16:44:00Z">
        <w:r w:rsidR="00BA1E4E" w:rsidRPr="00BA1E4E">
          <w:rPr>
            <w:color w:val="6882D3"/>
            <w:rPrChange w:id="54" w:author="Mel Kempenaars" w:date="2020-04-15T16:44:00Z">
              <w:rPr/>
            </w:rPrChange>
          </w:rPr>
          <w:t>(</w:t>
        </w:r>
      </w:ins>
      <w:r w:rsidRPr="00BA1E4E">
        <w:rPr>
          <w:color w:val="6882D3"/>
          <w:rPrChange w:id="55" w:author="Mel Kempenaars" w:date="2020-04-15T16:44:00Z">
            <w:rPr/>
          </w:rPrChange>
        </w:rPr>
        <w:t>.</w:t>
      </w:r>
      <w:proofErr w:type="spellStart"/>
      <w:r w:rsidRPr="00BA1E4E">
        <w:rPr>
          <w:color w:val="6882D3"/>
          <w:rPrChange w:id="56" w:author="Mel Kempenaars" w:date="2020-04-15T16:44:00Z">
            <w:rPr/>
          </w:rPrChange>
        </w:rPr>
        <w:t>py</w:t>
      </w:r>
      <w:proofErr w:type="spellEnd"/>
      <w:ins w:id="57" w:author="Mel Kempenaars" w:date="2020-04-15T16:44:00Z">
        <w:r w:rsidR="00BA1E4E" w:rsidRPr="00BA1E4E">
          <w:rPr>
            <w:color w:val="6882D3"/>
            <w:rPrChange w:id="58" w:author="Mel Kempenaars" w:date="2020-04-15T16:44:00Z">
              <w:rPr/>
            </w:rPrChange>
          </w:rPr>
          <w:t>)</w:t>
        </w:r>
      </w:ins>
      <w:r>
        <w:t xml:space="preserve">”. This will allow you to use it as a normal python script in any IDE you want. Note, when you save your python code from </w:t>
      </w:r>
      <w:proofErr w:type="spellStart"/>
      <w:r>
        <w:t>Jupyter</w:t>
      </w:r>
      <w:proofErr w:type="spellEnd"/>
      <w:r>
        <w:t xml:space="preserve"> Notebook, the file format is a</w:t>
      </w:r>
      <w:del w:id="59" w:author="Mel Kempenaars" w:date="2020-04-15T16:44:00Z">
        <w:r w:rsidDel="00AB77C4">
          <w:delText xml:space="preserve"> </w:delText>
        </w:r>
      </w:del>
      <w:ins w:id="60" w:author="Mel Kempenaars" w:date="2020-04-15T16:44:00Z">
        <w:r w:rsidR="001B74C3">
          <w:t xml:space="preserve"> </w:t>
        </w:r>
      </w:ins>
      <w:r>
        <w:t>.</w:t>
      </w:r>
      <w:proofErr w:type="spellStart"/>
      <w:r>
        <w:t>ipynb</w:t>
      </w:r>
      <w:proofErr w:type="spellEnd"/>
      <w:r>
        <w:t>.</w:t>
      </w:r>
    </w:p>
    <w:p w14:paraId="773EA1F1" w14:textId="77777777" w:rsidR="009910C3" w:rsidRDefault="009910C3" w:rsidP="009910C3"/>
    <w:p w14:paraId="38D7A445" w14:textId="77777777" w:rsidR="009910C3" w:rsidDel="0055028E" w:rsidRDefault="009910C3" w:rsidP="009910C3">
      <w:pPr>
        <w:pStyle w:val="Heading2"/>
        <w:rPr>
          <w:del w:id="61" w:author="Mel Kempenaars" w:date="2020-04-15T16:45:00Z"/>
        </w:rPr>
      </w:pPr>
      <w:r>
        <w:t>How to handle code running to long, or infinite loops</w:t>
      </w:r>
    </w:p>
    <w:p w14:paraId="43C5BF83" w14:textId="77777777" w:rsidR="009910C3" w:rsidRDefault="009910C3" w:rsidP="009910C3">
      <w:pPr>
        <w:pStyle w:val="Heading2"/>
        <w:pPrChange w:id="62" w:author="Mel Kempenaars" w:date="2020-04-15T16:45:00Z">
          <w:pPr/>
        </w:pPrChange>
      </w:pPr>
    </w:p>
    <w:p w14:paraId="1450D344" w14:textId="05E63909" w:rsidR="009910C3" w:rsidRDefault="009910C3" w:rsidP="009910C3">
      <w:r>
        <w:t>Let</w:t>
      </w:r>
      <w:ins w:id="63" w:author="Mel Kempenaars" w:date="2020-04-15T16:45:00Z">
        <w:r w:rsidR="0005658F">
          <w:t>’</w:t>
        </w:r>
      </w:ins>
      <w:r>
        <w:t xml:space="preserve">s say for example your code has an infinite while loop in, meaning that your code will never stop running. To stop your code running click on </w:t>
      </w:r>
      <w:r w:rsidRPr="000348BF">
        <w:rPr>
          <w:color w:val="6882D3"/>
          <w:rPrChange w:id="64" w:author="Mel Kempenaars" w:date="2020-04-15T16:46:00Z">
            <w:rPr/>
          </w:rPrChange>
        </w:rPr>
        <w:t>Kernel</w:t>
      </w:r>
      <w:r>
        <w:t xml:space="preserve">, </w:t>
      </w:r>
      <w:r w:rsidRPr="000348BF">
        <w:rPr>
          <w:color w:val="6882D3"/>
          <w:rPrChange w:id="65" w:author="Mel Kempenaars" w:date="2020-04-15T16:46:00Z">
            <w:rPr/>
          </w:rPrChange>
        </w:rPr>
        <w:t>Restart</w:t>
      </w:r>
      <w:r>
        <w:t>:</w:t>
      </w:r>
    </w:p>
    <w:p w14:paraId="7BC5A6E6" w14:textId="77777777" w:rsidR="009910C3" w:rsidRDefault="009910C3" w:rsidP="009910C3">
      <w:r>
        <w:rPr>
          <w:noProof/>
        </w:rPr>
        <mc:AlternateContent>
          <mc:Choice Requires="wps">
            <w:drawing>
              <wp:anchor distT="0" distB="0" distL="114300" distR="114300" simplePos="0" relativeHeight="251682947" behindDoc="0" locked="0" layoutInCell="1" allowOverlap="1" wp14:anchorId="37586E01" wp14:editId="5680EDE2">
                <wp:simplePos x="0" y="0"/>
                <wp:positionH relativeFrom="margin">
                  <wp:posOffset>1838325</wp:posOffset>
                </wp:positionH>
                <wp:positionV relativeFrom="paragraph">
                  <wp:posOffset>29845</wp:posOffset>
                </wp:positionV>
                <wp:extent cx="466725" cy="276225"/>
                <wp:effectExtent l="19050" t="19050" r="28575" b="2857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F02D5" id="Rectangle 298" o:spid="_x0000_s1026" style="position:absolute;margin-left:144.75pt;margin-top:2.35pt;width:36.75pt;height:21.75pt;z-index:2516829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" filled="f" strokecolor="#55e1ff [1940]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923" behindDoc="1" locked="0" layoutInCell="1" allowOverlap="1" wp14:anchorId="2B32E8EB" wp14:editId="5B1E55D6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3000375" cy="1589388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0" t="9351" r="57692" b="61090"/>
                    <a:stretch/>
                  </pic:blipFill>
                  <pic:spPr bwMode="auto">
                    <a:xfrm>
                      <a:off x="0" y="0"/>
                      <a:ext cx="3000375" cy="158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0C588" w14:textId="77777777" w:rsidR="009910C3" w:rsidRDefault="009910C3" w:rsidP="009910C3">
      <w:r>
        <w:rPr>
          <w:noProof/>
        </w:rPr>
        <mc:AlternateContent>
          <mc:Choice Requires="wps">
            <w:drawing>
              <wp:anchor distT="0" distB="0" distL="114300" distR="114300" simplePos="0" relativeHeight="251683971" behindDoc="0" locked="0" layoutInCell="1" allowOverlap="1" wp14:anchorId="35CFE41C" wp14:editId="036ED932">
                <wp:simplePos x="0" y="0"/>
                <wp:positionH relativeFrom="margin">
                  <wp:posOffset>1838325</wp:posOffset>
                </wp:positionH>
                <wp:positionV relativeFrom="paragraph">
                  <wp:posOffset>125095</wp:posOffset>
                </wp:positionV>
                <wp:extent cx="1114425" cy="228600"/>
                <wp:effectExtent l="19050" t="19050" r="2857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CE3A6" id="Rectangle 28" o:spid="_x0000_s1026" style="position:absolute;margin-left:144.75pt;margin-top:9.85pt;width:87.75pt;height:18pt;z-index:2516839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" filled="f" strokecolor="#55e1ff [1940]" strokeweight="2.25pt">
                <w10:wrap anchorx="margin"/>
              </v:rect>
            </w:pict>
          </mc:Fallback>
        </mc:AlternateContent>
      </w:r>
    </w:p>
    <w:p w14:paraId="7AC6D588" w14:textId="77777777" w:rsidR="009910C3" w:rsidRDefault="009910C3" w:rsidP="009910C3"/>
    <w:p w14:paraId="38FACE86" w14:textId="0914A5C6" w:rsidR="009910C3" w:rsidRDefault="009910C3" w:rsidP="009910C3"/>
    <w:p w14:paraId="782863BC" w14:textId="40871616" w:rsidR="001B57D0" w:rsidRDefault="001B57D0" w:rsidP="009910C3"/>
    <w:p w14:paraId="19672E53" w14:textId="7FF09E9E" w:rsidR="001B57D0" w:rsidRDefault="001B57D0" w:rsidP="009910C3">
      <w:pPr>
        <w:rPr>
          <w:ins w:id="66" w:author="Mel Kempenaars" w:date="2020-04-15T16:46:00Z"/>
        </w:rPr>
      </w:pPr>
    </w:p>
    <w:p w14:paraId="4D0219D2" w14:textId="77777777" w:rsidR="003F5A17" w:rsidRDefault="003F5A17" w:rsidP="009910C3"/>
    <w:p w14:paraId="20B0D8CF" w14:textId="77777777" w:rsidR="001B57D0" w:rsidRDefault="001B57D0" w:rsidP="009910C3"/>
    <w:p w14:paraId="08D1B7EF" w14:textId="77777777" w:rsidR="009910C3" w:rsidDel="003F5A17" w:rsidRDefault="009910C3" w:rsidP="009910C3">
      <w:pPr>
        <w:pStyle w:val="Heading2"/>
        <w:rPr>
          <w:del w:id="67" w:author="Mel Kempenaars" w:date="2020-04-15T16:46:00Z"/>
        </w:rPr>
      </w:pPr>
      <w:r>
        <w:lastRenderedPageBreak/>
        <w:t>Where do I learn more Keyboard shortcuts</w:t>
      </w:r>
    </w:p>
    <w:p w14:paraId="708A09B6" w14:textId="77777777" w:rsidR="009910C3" w:rsidRDefault="009910C3" w:rsidP="009910C3">
      <w:pPr>
        <w:pStyle w:val="Heading2"/>
        <w:pPrChange w:id="68" w:author="Mel Kempenaars" w:date="2020-04-15T16:46:00Z">
          <w:pPr/>
        </w:pPrChange>
      </w:pPr>
    </w:p>
    <w:p w14:paraId="7AA38CAA" w14:textId="77777777" w:rsidR="009910C3" w:rsidRDefault="009910C3" w:rsidP="009910C3">
      <w:r>
        <w:t xml:space="preserve">If you want to learn a few more keyboard shortcuts for the </w:t>
      </w:r>
      <w:proofErr w:type="spellStart"/>
      <w:r>
        <w:t>Jupyter</w:t>
      </w:r>
      <w:proofErr w:type="spellEnd"/>
      <w:r>
        <w:t xml:space="preserve"> Notebooks environment click on, </w:t>
      </w:r>
      <w:r w:rsidRPr="008F335B">
        <w:rPr>
          <w:color w:val="6882D3"/>
          <w:rPrChange w:id="69" w:author="Mel Kempenaars" w:date="2020-04-15T16:46:00Z">
            <w:rPr/>
          </w:rPrChange>
        </w:rPr>
        <w:t>Help</w:t>
      </w:r>
      <w:r>
        <w:t xml:space="preserve">, </w:t>
      </w:r>
      <w:r w:rsidRPr="008F335B">
        <w:rPr>
          <w:color w:val="6882D3"/>
          <w:rPrChange w:id="70" w:author="Mel Kempenaars" w:date="2020-04-15T16:46:00Z">
            <w:rPr/>
          </w:rPrChange>
        </w:rPr>
        <w:t>Keyboard Shortcuts</w:t>
      </w:r>
      <w:r>
        <w:t>:</w:t>
      </w:r>
    </w:p>
    <w:p w14:paraId="6F585835" w14:textId="77777777" w:rsidR="009910C3" w:rsidRDefault="009910C3" w:rsidP="009910C3">
      <w:r>
        <w:rPr>
          <w:noProof/>
        </w:rPr>
        <mc:AlternateContent>
          <mc:Choice Requires="wps">
            <w:drawing>
              <wp:anchor distT="0" distB="0" distL="114300" distR="114300" simplePos="0" relativeHeight="251686019" behindDoc="0" locked="0" layoutInCell="1" allowOverlap="1" wp14:anchorId="4E8F1088" wp14:editId="617A022D">
                <wp:simplePos x="0" y="0"/>
                <wp:positionH relativeFrom="margin">
                  <wp:posOffset>2895599</wp:posOffset>
                </wp:positionH>
                <wp:positionV relativeFrom="paragraph">
                  <wp:posOffset>427354</wp:posOffset>
                </wp:positionV>
                <wp:extent cx="1323975" cy="200025"/>
                <wp:effectExtent l="19050" t="1905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AE8F7" id="Rectangle 31" o:spid="_x0000_s1026" style="position:absolute;margin-left:228pt;margin-top:33.65pt;width:104.25pt;height:15.75pt;z-index:25168601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" filled="f" strokecolor="#55e1ff [1940]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995" behindDoc="0" locked="0" layoutInCell="1" allowOverlap="1" wp14:anchorId="20B27136" wp14:editId="78ADD791">
                <wp:simplePos x="0" y="0"/>
                <wp:positionH relativeFrom="margin">
                  <wp:posOffset>2876550</wp:posOffset>
                </wp:positionH>
                <wp:positionV relativeFrom="paragraph">
                  <wp:posOffset>27305</wp:posOffset>
                </wp:positionV>
                <wp:extent cx="428625" cy="257175"/>
                <wp:effectExtent l="19050" t="1905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27BC2" id="Rectangle 30" o:spid="_x0000_s1026" style="position:absolute;margin-left:226.5pt;margin-top:2.15pt;width:33.75pt;height:20.25pt;z-index:25168499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" filled="f" strokecolor="#55e1ff [1940]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033C34C" wp14:editId="1CD80A8F">
            <wp:extent cx="4333875" cy="3161179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660" t="9652" r="46474" b="34245"/>
                    <a:stretch/>
                  </pic:blipFill>
                  <pic:spPr bwMode="auto">
                    <a:xfrm>
                      <a:off x="0" y="0"/>
                      <a:ext cx="4342647" cy="316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CCC3C" w14:textId="77777777" w:rsidR="009910C3" w:rsidRDefault="009910C3" w:rsidP="009910C3"/>
    <w:p w14:paraId="5673F1B0" w14:textId="77777777" w:rsidR="009910C3" w:rsidRDefault="009910C3" w:rsidP="009910C3">
      <w:r>
        <w:rPr>
          <w:noProof/>
        </w:rPr>
        <w:drawing>
          <wp:anchor distT="0" distB="0" distL="114300" distR="114300" simplePos="0" relativeHeight="251687043" behindDoc="1" locked="0" layoutInCell="1" allowOverlap="1" wp14:anchorId="2719E286" wp14:editId="2713E89A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4048125" cy="391467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4177" r="28846" b="6193"/>
                    <a:stretch/>
                  </pic:blipFill>
                  <pic:spPr bwMode="auto">
                    <a:xfrm>
                      <a:off x="0" y="0"/>
                      <a:ext cx="4048125" cy="391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And you will be given a list of the keyboard shortcuts available to you:</w:t>
      </w:r>
    </w:p>
    <w:p w14:paraId="390BC940" w14:textId="77777777" w:rsidR="009910C3" w:rsidRDefault="009910C3" w:rsidP="009910C3"/>
    <w:p w14:paraId="14346DB3" w14:textId="77777777" w:rsidR="009910C3" w:rsidRDefault="009910C3" w:rsidP="009910C3"/>
    <w:p w14:paraId="3A613083" w14:textId="77777777" w:rsidR="009910C3" w:rsidRDefault="009910C3" w:rsidP="009910C3"/>
    <w:p w14:paraId="3D8EEC2E" w14:textId="77777777" w:rsidR="009910C3" w:rsidRDefault="009910C3" w:rsidP="009910C3"/>
    <w:p w14:paraId="2F076B57" w14:textId="77777777" w:rsidR="009910C3" w:rsidRDefault="009910C3" w:rsidP="009910C3"/>
    <w:p w14:paraId="4AADBF26" w14:textId="77777777" w:rsidR="009910C3" w:rsidRDefault="009910C3" w:rsidP="009910C3"/>
    <w:p w14:paraId="068AE6C8" w14:textId="77777777" w:rsidR="009910C3" w:rsidRDefault="009910C3" w:rsidP="009910C3"/>
    <w:p w14:paraId="19C42F32" w14:textId="77777777" w:rsidR="009910C3" w:rsidRDefault="009910C3" w:rsidP="009910C3"/>
    <w:p w14:paraId="16534EE8" w14:textId="3B7A3326" w:rsidR="009910C3" w:rsidRDefault="009910C3" w:rsidP="009910C3"/>
    <w:p w14:paraId="5A090A40" w14:textId="27DB2419" w:rsidR="001B57D0" w:rsidRDefault="001B57D0" w:rsidP="009910C3"/>
    <w:p w14:paraId="1D04ADAC" w14:textId="571330E9" w:rsidR="001B57D0" w:rsidDel="00DA1786" w:rsidRDefault="001B57D0" w:rsidP="009910C3">
      <w:pPr>
        <w:rPr>
          <w:del w:id="71" w:author="Mel Kempenaars" w:date="2020-04-15T16:47:00Z"/>
        </w:rPr>
      </w:pPr>
    </w:p>
    <w:p w14:paraId="00FEB115" w14:textId="1E16D08D" w:rsidR="001B57D0" w:rsidRDefault="001B57D0" w:rsidP="009910C3">
      <w:pPr>
        <w:rPr>
          <w:ins w:id="72" w:author="Mel Kempenaars" w:date="2020-04-15T16:47:00Z"/>
        </w:rPr>
      </w:pPr>
    </w:p>
    <w:p w14:paraId="6C4B6CA3" w14:textId="2493AAFE" w:rsidR="00DA1786" w:rsidRDefault="00DA1786" w:rsidP="009910C3">
      <w:pPr>
        <w:rPr>
          <w:ins w:id="73" w:author="Mel Kempenaars" w:date="2020-04-15T16:47:00Z"/>
        </w:rPr>
      </w:pPr>
    </w:p>
    <w:p w14:paraId="50139CD4" w14:textId="77777777" w:rsidR="00DA1786" w:rsidRDefault="00DA1786" w:rsidP="009910C3"/>
    <w:p w14:paraId="2880D910" w14:textId="77777777" w:rsidR="001B57D0" w:rsidRDefault="001B57D0" w:rsidP="009910C3"/>
    <w:p w14:paraId="1506E789" w14:textId="77777777" w:rsidR="009910C3" w:rsidRDefault="009910C3" w:rsidP="009910C3"/>
    <w:p w14:paraId="44ED30A9" w14:textId="77777777" w:rsidR="009910C3" w:rsidRDefault="009910C3" w:rsidP="009910C3"/>
    <w:p w14:paraId="5A709E95" w14:textId="77777777" w:rsidR="009910C3" w:rsidRDefault="009910C3" w:rsidP="009910C3"/>
    <w:p w14:paraId="2D809624" w14:textId="4E8AD774" w:rsidR="009910C3" w:rsidDel="00324EF0" w:rsidRDefault="009910C3" w:rsidP="009910C3">
      <w:pPr>
        <w:pStyle w:val="Heading2"/>
        <w:rPr>
          <w:del w:id="74" w:author="Mel Kempenaars" w:date="2020-04-15T16:47:00Z"/>
        </w:rPr>
      </w:pPr>
      <w:r>
        <w:lastRenderedPageBreak/>
        <w:t>Adding Comments</w:t>
      </w:r>
    </w:p>
    <w:p w14:paraId="390CBF04" w14:textId="77777777" w:rsidR="009910C3" w:rsidRDefault="009910C3" w:rsidP="009910C3">
      <w:pPr>
        <w:pStyle w:val="Heading2"/>
        <w:pPrChange w:id="75" w:author="Mel Kempenaars" w:date="2020-04-15T16:47:00Z">
          <w:pPr/>
        </w:pPrChange>
      </w:pPr>
    </w:p>
    <w:p w14:paraId="3908D16C" w14:textId="5A69F0BC" w:rsidR="009910C3" w:rsidRDefault="009910C3" w:rsidP="009910C3">
      <w:pPr>
        <w:rPr>
          <w:ins w:id="76" w:author="Mel Kempenaars" w:date="2020-04-15T16:47:00Z"/>
        </w:rPr>
      </w:pPr>
      <w:r>
        <w:rPr>
          <w:noProof/>
        </w:rPr>
        <w:drawing>
          <wp:anchor distT="0" distB="0" distL="114300" distR="114300" simplePos="0" relativeHeight="251688067" behindDoc="1" locked="0" layoutInCell="1" allowOverlap="1" wp14:anchorId="41CF1F15" wp14:editId="3531C3B5">
            <wp:simplePos x="0" y="0"/>
            <wp:positionH relativeFrom="column">
              <wp:posOffset>-68407</wp:posOffset>
            </wp:positionH>
            <wp:positionV relativeFrom="paragraph">
              <wp:posOffset>643544</wp:posOffset>
            </wp:positionV>
            <wp:extent cx="6864350" cy="447675"/>
            <wp:effectExtent l="0" t="0" r="0" b="9525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2" t="83649" r="20353" b="9181"/>
                    <a:stretch/>
                  </pic:blipFill>
                  <pic:spPr bwMode="auto">
                    <a:xfrm>
                      <a:off x="0" y="0"/>
                      <a:ext cx="686435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To make code easy to understand, debug and replicate it is good practice to put comments into your code to make it easy for yourself or other programmers to understand at a later stage. To add comments in </w:t>
      </w:r>
      <w:proofErr w:type="spellStart"/>
      <w:r>
        <w:t>Jupyter</w:t>
      </w:r>
      <w:proofErr w:type="spellEnd"/>
      <w:r>
        <w:t xml:space="preserve"> Notebooks, use a hashtag:</w:t>
      </w:r>
      <w:r>
        <w:br/>
      </w:r>
    </w:p>
    <w:p w14:paraId="2D4548F2" w14:textId="77777777" w:rsidR="004F695A" w:rsidRDefault="004F695A" w:rsidP="009910C3"/>
    <w:p w14:paraId="2256F554" w14:textId="77777777" w:rsidR="009910C3" w:rsidRDefault="009910C3" w:rsidP="009910C3"/>
    <w:p w14:paraId="7D0E49DD" w14:textId="63B7D7A0" w:rsidR="009910C3" w:rsidRDefault="009910C3" w:rsidP="009910C3"/>
    <w:p w14:paraId="2834A5E3" w14:textId="77777777" w:rsidR="009910C3" w:rsidDel="00281EBD" w:rsidRDefault="009910C3" w:rsidP="009910C3">
      <w:pPr>
        <w:pStyle w:val="Heading2"/>
        <w:rPr>
          <w:del w:id="77" w:author="Mel Kempenaars" w:date="2020-04-15T16:48:00Z"/>
        </w:rPr>
      </w:pPr>
      <w:r>
        <w:t xml:space="preserve">Variable assignment </w:t>
      </w:r>
    </w:p>
    <w:p w14:paraId="06CCC006" w14:textId="77777777" w:rsidR="009910C3" w:rsidRDefault="009910C3" w:rsidP="009910C3">
      <w:pPr>
        <w:pStyle w:val="Heading2"/>
        <w:pPrChange w:id="78" w:author="Mel Kempenaars" w:date="2020-04-15T16:48:00Z">
          <w:pPr/>
        </w:pPrChange>
      </w:pPr>
    </w:p>
    <w:p w14:paraId="77EF4F63" w14:textId="4B1892F9" w:rsidR="009910C3" w:rsidRDefault="009910C3" w:rsidP="009910C3">
      <w:r>
        <w:t>A lot of times you will want to pick variable names to assign some object or data type to a variable name. In python the assignment operator is just an equal sign:</w:t>
      </w:r>
    </w:p>
    <w:p w14:paraId="32C5856C" w14:textId="56EFFA2E" w:rsidR="009910C3" w:rsidRDefault="009910C3" w:rsidP="009910C3">
      <w:pPr>
        <w:rPr>
          <w:ins w:id="79" w:author="Mel Kempenaars" w:date="2020-04-15T16:48:00Z"/>
        </w:rPr>
      </w:pPr>
      <w:r>
        <w:rPr>
          <w:noProof/>
        </w:rPr>
        <w:drawing>
          <wp:inline distT="0" distB="0" distL="0" distR="0" wp14:anchorId="04DAD7D3" wp14:editId="693B4AFA">
            <wp:extent cx="3476625" cy="1158875"/>
            <wp:effectExtent l="0" t="0" r="952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545" t="48261" r="62820" b="38166"/>
                    <a:stretch/>
                  </pic:blipFill>
                  <pic:spPr bwMode="auto">
                    <a:xfrm>
                      <a:off x="0" y="0"/>
                      <a:ext cx="3476625" cy="115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D920C" w14:textId="77777777" w:rsidR="00ED768D" w:rsidRDefault="00ED768D" w:rsidP="009910C3"/>
    <w:p w14:paraId="5E9C4ED5" w14:textId="3EF9A650" w:rsidR="009910C3" w:rsidRDefault="009910C3" w:rsidP="009910C3">
      <w:r>
        <w:t xml:space="preserve">Once a variable has been </w:t>
      </w:r>
      <w:del w:id="80" w:author="Mel Kempenaars" w:date="2020-04-15T16:48:00Z">
        <w:r w:rsidDel="006D78D9">
          <w:delText>assigned</w:delText>
        </w:r>
      </w:del>
      <w:ins w:id="81" w:author="Mel Kempenaars" w:date="2020-04-15T16:48:00Z">
        <w:r w:rsidR="006D78D9">
          <w:t>assigned,</w:t>
        </w:r>
      </w:ins>
      <w:r>
        <w:t xml:space="preserve"> we can just call the variable in required operators:</w:t>
      </w:r>
    </w:p>
    <w:p w14:paraId="3F849857" w14:textId="7369C6DB" w:rsidR="006D78D9" w:rsidRDefault="009910C3" w:rsidP="009910C3">
      <w:r>
        <w:rPr>
          <w:noProof/>
        </w:rPr>
        <w:drawing>
          <wp:inline distT="0" distB="0" distL="0" distR="0" wp14:anchorId="56642DFD" wp14:editId="124E52BD">
            <wp:extent cx="2581275" cy="152656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346" t="61532" r="68750" b="21878"/>
                    <a:stretch/>
                  </pic:blipFill>
                  <pic:spPr bwMode="auto">
                    <a:xfrm>
                      <a:off x="0" y="0"/>
                      <a:ext cx="2595913" cy="153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24132" w14:textId="77777777" w:rsidR="009910C3" w:rsidRDefault="009910C3" w:rsidP="009910C3">
      <w:r>
        <w:t>There are a few rules to keep in mind when assigning variable names:</w:t>
      </w:r>
    </w:p>
    <w:p w14:paraId="088BD78F" w14:textId="77777777" w:rsidR="009910C3" w:rsidRDefault="009910C3" w:rsidP="009910C3">
      <w:pPr>
        <w:pStyle w:val="ListParagraph"/>
        <w:numPr>
          <w:ilvl w:val="0"/>
          <w:numId w:val="15"/>
        </w:numPr>
        <w:spacing w:before="0" w:after="160" w:line="259" w:lineRule="auto"/>
        <w:jc w:val="left"/>
      </w:pPr>
      <w:r>
        <w:t>The variable name can’t start with numbers</w:t>
      </w:r>
    </w:p>
    <w:p w14:paraId="77D94BDC" w14:textId="77777777" w:rsidR="009910C3" w:rsidRDefault="009910C3" w:rsidP="009910C3">
      <w:pPr>
        <w:pStyle w:val="ListParagraph"/>
        <w:numPr>
          <w:ilvl w:val="0"/>
          <w:numId w:val="15"/>
        </w:numPr>
        <w:spacing w:before="0" w:after="160" w:line="259" w:lineRule="auto"/>
        <w:jc w:val="left"/>
      </w:pPr>
      <w:r>
        <w:t>The variable name can’t start with special characters</w:t>
      </w:r>
    </w:p>
    <w:p w14:paraId="66402F9F" w14:textId="79AAFD13" w:rsidR="009910C3" w:rsidRDefault="009910C3" w:rsidP="009910C3">
      <w:pPr>
        <w:pStyle w:val="ListParagraph"/>
        <w:numPr>
          <w:ilvl w:val="0"/>
          <w:numId w:val="15"/>
        </w:numPr>
        <w:spacing w:before="0" w:after="160" w:line="259" w:lineRule="auto"/>
        <w:jc w:val="left"/>
        <w:rPr>
          <w:ins w:id="82" w:author="Mel Kempenaars" w:date="2020-04-15T16:49:00Z"/>
        </w:rPr>
      </w:pPr>
      <w:r>
        <w:t>If you want to chain together multiple words use under score to separate the words</w:t>
      </w:r>
    </w:p>
    <w:p w14:paraId="2FBBC09B" w14:textId="77777777" w:rsidR="00910AF5" w:rsidRDefault="00910AF5" w:rsidP="00910AF5">
      <w:pPr>
        <w:pStyle w:val="ListParagraph"/>
        <w:spacing w:before="0" w:after="160" w:line="259" w:lineRule="auto"/>
        <w:jc w:val="left"/>
        <w:pPrChange w:id="83" w:author="Mel Kempenaars" w:date="2020-04-15T16:49:00Z">
          <w:pPr>
            <w:pStyle w:val="ListParagraph"/>
            <w:numPr>
              <w:numId w:val="15"/>
            </w:numPr>
            <w:spacing w:before="0" w:after="160" w:line="259" w:lineRule="auto"/>
            <w:ind w:hanging="360"/>
            <w:jc w:val="left"/>
          </w:pPr>
        </w:pPrChange>
      </w:pPr>
    </w:p>
    <w:p w14:paraId="3A30193B" w14:textId="471FAC65" w:rsidR="009910C3" w:rsidRDefault="009910C3" w:rsidP="001B57D0">
      <w:r>
        <w:t>Variables can be re-assigned by using the variable name and an equal sign again:</w:t>
      </w:r>
      <w:r w:rsidR="001B57D0" w:rsidRPr="001B57D0">
        <w:rPr>
          <w:noProof/>
        </w:rPr>
        <w:t xml:space="preserve"> </w:t>
      </w:r>
    </w:p>
    <w:p w14:paraId="6244ACCC" w14:textId="70C35C79" w:rsidR="009910C3" w:rsidRDefault="001B57D0" w:rsidP="009910C3">
      <w:bookmarkStart w:id="84" w:name="_GoBack"/>
      <w:bookmarkEnd w:id="84"/>
      <w:r>
        <w:rPr>
          <w:noProof/>
        </w:rPr>
        <w:drawing>
          <wp:anchor distT="0" distB="0" distL="114300" distR="114300" simplePos="0" relativeHeight="251689091" behindDoc="0" locked="0" layoutInCell="1" allowOverlap="1" wp14:anchorId="326F6BFC" wp14:editId="2D7D6FA8">
            <wp:simplePos x="0" y="0"/>
            <wp:positionH relativeFrom="column">
              <wp:posOffset>83127</wp:posOffset>
            </wp:positionH>
            <wp:positionV relativeFrom="paragraph">
              <wp:posOffset>72211</wp:posOffset>
            </wp:positionV>
            <wp:extent cx="2784764" cy="2095737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3" t="47099" r="57989" b="24927"/>
                    <a:stretch/>
                  </pic:blipFill>
                  <pic:spPr bwMode="auto">
                    <a:xfrm>
                      <a:off x="0" y="0"/>
                      <a:ext cx="2791196" cy="210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F78F7" w14:textId="54698FED" w:rsidR="009910C3" w:rsidRPr="009910C3" w:rsidRDefault="009910C3" w:rsidP="009910C3"/>
    <w:p w14:paraId="2FCC6F1B" w14:textId="3BBA1B31" w:rsidR="00916C7A" w:rsidRPr="001502EB" w:rsidRDefault="00916C7A" w:rsidP="009A4BE5">
      <w:pPr>
        <w:sectPr w:rsidR="00916C7A" w:rsidRPr="001502EB" w:rsidSect="00303C4A">
          <w:footerReference w:type="default" r:id="rId30"/>
          <w:pgSz w:w="11906" w:h="16838"/>
          <w:pgMar w:top="720" w:right="720" w:bottom="720" w:left="720" w:header="142" w:footer="94" w:gutter="0"/>
          <w:cols w:space="708"/>
          <w:docGrid w:linePitch="360"/>
        </w:sectPr>
      </w:pPr>
    </w:p>
    <w:p w14:paraId="50CF241E" w14:textId="77777777" w:rsidR="00A37CEF" w:rsidRPr="00855A58" w:rsidRDefault="00A37CEF" w:rsidP="00C733BC">
      <w:pPr>
        <w:rPr>
          <w:rFonts w:cs="Arial"/>
          <w:lang w:val="en"/>
        </w:rPr>
      </w:pPr>
    </w:p>
    <w:sectPr w:rsidR="00A37CEF" w:rsidRPr="00855A58" w:rsidSect="00A37990">
      <w:headerReference w:type="default" r:id="rId31"/>
      <w:footerReference w:type="default" r:id="rId32"/>
      <w:pgSz w:w="11906" w:h="16838"/>
      <w:pgMar w:top="720" w:right="720" w:bottom="720" w:left="720" w:header="708" w:footer="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56DC43" w14:textId="77777777" w:rsidR="007850BE" w:rsidRDefault="007850BE" w:rsidP="00C62156">
      <w:pPr>
        <w:spacing w:after="0" w:line="240" w:lineRule="auto"/>
      </w:pPr>
      <w:r>
        <w:separator/>
      </w:r>
    </w:p>
  </w:endnote>
  <w:endnote w:type="continuationSeparator" w:id="0">
    <w:p w14:paraId="69348DE2" w14:textId="77777777" w:rsidR="007850BE" w:rsidRDefault="007850BE" w:rsidP="00C62156">
      <w:pPr>
        <w:spacing w:after="0" w:line="240" w:lineRule="auto"/>
      </w:pPr>
      <w:r>
        <w:continuationSeparator/>
      </w:r>
    </w:p>
  </w:endnote>
  <w:endnote w:type="continuationNotice" w:id="1">
    <w:p w14:paraId="04F110BE" w14:textId="77777777" w:rsidR="007850BE" w:rsidRDefault="007850B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venir LT Std 35 Light">
    <w:altName w:val="Calibri"/>
    <w:charset w:val="00"/>
    <w:family w:val="swiss"/>
    <w:pitch w:val="variable"/>
    <w:sig w:usb0="800000AF" w:usb1="4000204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00"/>
      <w:gridCol w:w="4786"/>
    </w:tblGrid>
    <w:tr w:rsidR="002D3BD7" w14:paraId="7AF13627" w14:textId="77777777" w:rsidTr="00CC1BCC">
      <w:tc>
        <w:tcPr>
          <w:tcW w:w="5400" w:type="dxa"/>
        </w:tcPr>
        <w:p w14:paraId="43956461" w14:textId="70B0C4C0" w:rsidR="002D3BD7" w:rsidRDefault="002D3BD7">
          <w:pPr>
            <w:pStyle w:val="Footer"/>
          </w:pPr>
        </w:p>
      </w:tc>
      <w:tc>
        <w:tcPr>
          <w:tcW w:w="4786" w:type="dxa"/>
        </w:tcPr>
        <w:p w14:paraId="5538B128" w14:textId="77777777" w:rsidR="002D3BD7" w:rsidRDefault="002D3BD7">
          <w:pPr>
            <w:pStyle w:val="Footer"/>
          </w:pPr>
        </w:p>
      </w:tc>
    </w:tr>
  </w:tbl>
  <w:p w14:paraId="12B76238" w14:textId="00C7E20D" w:rsidR="002D3BD7" w:rsidRDefault="002D3BD7">
    <w:pPr>
      <w:pStyle w:val="Footer"/>
    </w:pPr>
    <w:r w:rsidRPr="0045555A">
      <w:rPr>
        <w:noProof/>
        <w:lang w:val="en-US"/>
      </w:rPr>
      <w:drawing>
        <wp:anchor distT="0" distB="0" distL="114300" distR="114300" simplePos="0" relativeHeight="251658247" behindDoc="0" locked="0" layoutInCell="1" allowOverlap="1" wp14:anchorId="17A25E54" wp14:editId="4B097DC7">
          <wp:simplePos x="0" y="0"/>
          <wp:positionH relativeFrom="margin">
            <wp:align>right</wp:align>
          </wp:positionH>
          <wp:positionV relativeFrom="paragraph">
            <wp:posOffset>-949676</wp:posOffset>
          </wp:positionV>
          <wp:extent cx="2060812" cy="1159142"/>
          <wp:effectExtent l="0" t="0" r="0" b="0"/>
          <wp:wrapNone/>
          <wp:docPr id="222" name="Picture 222" descr="C:\Users\SAMANT~1\AppData\Local\Temp\Landscape Large PNG White Transparent Background - Colour Block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AMANT~1\AppData\Local\Temp\Landscape Large PNG White Transparent Background - Colour Blocks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0812" cy="11591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A61AE9" w14:textId="06461746" w:rsidR="002D3BD7" w:rsidRDefault="002D3BD7" w:rsidP="00E57FC0">
    <w:pPr>
      <w:spacing w:before="0" w:after="0" w:line="240" w:lineRule="auto"/>
      <w:ind w:left="2880" w:firstLine="720"/>
      <w:rPr>
        <w:rStyle w:val="SubtleEmphasis"/>
        <w:rFonts w:asciiTheme="minorHAnsi" w:hAnsiTheme="minorHAnsi" w:cstheme="minorHAnsi"/>
        <w:i w:val="0"/>
        <w:color w:val="auto"/>
        <w:sz w:val="18"/>
        <w:szCs w:val="18"/>
      </w:rPr>
    </w:pPr>
    <w:r>
      <w:rPr>
        <w:iCs/>
        <w:noProof/>
        <w:color w:val="B5121B"/>
        <w:lang w:val="en-US"/>
      </w:rPr>
      <w:drawing>
        <wp:anchor distT="0" distB="0" distL="114300" distR="114300" simplePos="0" relativeHeight="251658254" behindDoc="0" locked="0" layoutInCell="1" allowOverlap="1" wp14:anchorId="7F4F204A" wp14:editId="5A446BE4">
          <wp:simplePos x="0" y="0"/>
          <wp:positionH relativeFrom="column">
            <wp:posOffset>-295275</wp:posOffset>
          </wp:positionH>
          <wp:positionV relativeFrom="paragraph">
            <wp:posOffset>8890</wp:posOffset>
          </wp:positionV>
          <wp:extent cx="1828800" cy="930275"/>
          <wp:effectExtent l="0" t="0" r="0" b="3175"/>
          <wp:wrapSquare wrapText="bothSides"/>
          <wp:docPr id="300" name="Picture 3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old Microsoft Competency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28800" cy="930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D559FA2" w14:textId="359CF372" w:rsidR="002D3BD7" w:rsidRDefault="00E823B1" w:rsidP="00E57FC0">
    <w:pPr>
      <w:spacing w:before="0" w:after="0" w:line="240" w:lineRule="auto"/>
      <w:ind w:left="2880" w:firstLine="720"/>
      <w:rPr>
        <w:rStyle w:val="SubtleEmphasis"/>
        <w:rFonts w:asciiTheme="minorHAnsi" w:hAnsiTheme="minorHAnsi" w:cstheme="minorHAnsi"/>
        <w:i w:val="0"/>
        <w:color w:val="auto"/>
        <w:sz w:val="18"/>
        <w:szCs w:val="18"/>
      </w:rPr>
    </w:pPr>
    <w:r w:rsidRPr="00945EF4">
      <w:rPr>
        <w:noProof/>
      </w:rPr>
      <w:drawing>
        <wp:anchor distT="0" distB="0" distL="114300" distR="114300" simplePos="0" relativeHeight="251664399" behindDoc="0" locked="0" layoutInCell="1" allowOverlap="1" wp14:anchorId="61343E32" wp14:editId="5290919A">
          <wp:simplePos x="0" y="0"/>
          <wp:positionH relativeFrom="column">
            <wp:posOffset>6248400</wp:posOffset>
          </wp:positionH>
          <wp:positionV relativeFrom="paragraph">
            <wp:posOffset>99060</wp:posOffset>
          </wp:positionV>
          <wp:extent cx="464820" cy="464820"/>
          <wp:effectExtent l="0" t="0" r="0" b="0"/>
          <wp:wrapNone/>
          <wp:docPr id="1026" name="Picture 2" descr="Image result for mtn hi res logo">
            <a:extLst xmlns:a="http://schemas.openxmlformats.org/drawingml/2006/main">
              <a:ext uri="{FF2B5EF4-FFF2-40B4-BE49-F238E27FC236}">
                <a16:creationId xmlns:a16="http://schemas.microsoft.com/office/drawing/2014/main" id="{5A2EAB20-F333-49C4-9830-78F33FF7CA9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Image result for mtn hi res logo">
                    <a:extLst>
                      <a:ext uri="{FF2B5EF4-FFF2-40B4-BE49-F238E27FC236}">
                        <a16:creationId xmlns:a16="http://schemas.microsoft.com/office/drawing/2014/main" id="{5A2EAB20-F333-49C4-9830-78F33FF7CA9B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4820" cy="464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D3BD7" w:rsidRPr="00233A12">
      <w:rPr>
        <w:rStyle w:val="SubtleEmphasis"/>
        <w:noProof/>
        <w:sz w:val="18"/>
        <w:szCs w:val="18"/>
        <w:lang w:val="en-US"/>
      </w:rPr>
      <mc:AlternateContent>
        <mc:Choice Requires="wps">
          <w:drawing>
            <wp:anchor distT="45720" distB="45720" distL="114300" distR="114300" simplePos="0" relativeHeight="251658253" behindDoc="1" locked="0" layoutInCell="1" allowOverlap="1" wp14:anchorId="75B25B44" wp14:editId="2229404D">
              <wp:simplePos x="0" y="0"/>
              <wp:positionH relativeFrom="margin">
                <wp:posOffset>1609725</wp:posOffset>
              </wp:positionH>
              <wp:positionV relativeFrom="paragraph">
                <wp:posOffset>102235</wp:posOffset>
              </wp:positionV>
              <wp:extent cx="2797175" cy="318770"/>
              <wp:effectExtent l="0" t="0" r="0" b="5080"/>
              <wp:wrapNone/>
              <wp:docPr id="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7175" cy="3187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9AB37CF" w14:textId="77777777" w:rsidR="002D3BD7" w:rsidRPr="00233A12" w:rsidRDefault="002D3BD7" w:rsidP="00E57FC0">
                          <w:pPr>
                            <w:jc w:val="center"/>
                            <w:rPr>
                              <w:sz w:val="18"/>
                            </w:rPr>
                          </w:pPr>
                          <w:r w:rsidRPr="00233A12">
                            <w:rPr>
                              <w:sz w:val="18"/>
                            </w:rPr>
                            <w:t>Altron Karabina, a division of Altron TMT (Pty) Ltd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B25B44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126.75pt;margin-top:8.05pt;width:220.25pt;height:25.1pt;z-index:-25165822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" filled="f" stroked="f">
              <v:textbox>
                <w:txbxContent>
                  <w:p w14:paraId="79AB37CF" w14:textId="77777777" w:rsidR="002D3BD7" w:rsidRPr="00233A12" w:rsidRDefault="002D3BD7" w:rsidP="00E57FC0">
                    <w:pPr>
                      <w:jc w:val="center"/>
                      <w:rPr>
                        <w:sz w:val="18"/>
                      </w:rPr>
                    </w:pPr>
                    <w:r w:rsidRPr="00233A12">
                      <w:rPr>
                        <w:sz w:val="18"/>
                      </w:rPr>
                      <w:t>Altron Karabina, a division of Altron TMT (Pty) Ltd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2D3BD7" w:rsidRPr="00646A71">
      <w:rPr>
        <w:rStyle w:val="SubtleEmphasis"/>
        <w:rFonts w:asciiTheme="minorHAnsi" w:hAnsiTheme="minorHAnsi" w:cstheme="minorHAnsi"/>
        <w:noProof/>
        <w:color w:val="auto"/>
        <w:sz w:val="18"/>
        <w:szCs w:val="18"/>
      </w:rPr>
      <mc:AlternateContent>
        <mc:Choice Requires="wps">
          <w:drawing>
            <wp:anchor distT="45720" distB="45720" distL="114300" distR="114300" simplePos="0" relativeHeight="251658252" behindDoc="0" locked="0" layoutInCell="1" allowOverlap="1" wp14:anchorId="666BD718" wp14:editId="5C96385F">
              <wp:simplePos x="0" y="0"/>
              <wp:positionH relativeFrom="column">
                <wp:posOffset>4314825</wp:posOffset>
              </wp:positionH>
              <wp:positionV relativeFrom="paragraph">
                <wp:posOffset>22860</wp:posOffset>
              </wp:positionV>
              <wp:extent cx="1781810" cy="1404620"/>
              <wp:effectExtent l="0" t="0" r="0" b="254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18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D19379" w14:textId="77777777" w:rsidR="002D3BD7" w:rsidRPr="00646A71" w:rsidRDefault="002D3BD7" w:rsidP="00E57FC0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646A71">
                            <w:rPr>
                              <w:sz w:val="18"/>
                              <w:szCs w:val="18"/>
                            </w:rPr>
                            <w:t>JHB: +27 (0)11 463 8155</w:t>
                          </w:r>
                        </w:p>
                        <w:p w14:paraId="7C136B1C" w14:textId="77777777" w:rsidR="002D3BD7" w:rsidRPr="00646A71" w:rsidRDefault="002D3BD7" w:rsidP="00E57FC0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646A71">
                            <w:rPr>
                              <w:sz w:val="18"/>
                              <w:szCs w:val="18"/>
                            </w:rPr>
                            <w:t>CT: +27 (0)21 001 1044</w:t>
                          </w:r>
                        </w:p>
                        <w:p w14:paraId="10010F6E" w14:textId="77777777" w:rsidR="002D3BD7" w:rsidRPr="00646A71" w:rsidRDefault="002D3BD7" w:rsidP="00E57FC0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646A71">
                            <w:rPr>
                              <w:sz w:val="18"/>
                              <w:szCs w:val="18"/>
                            </w:rPr>
                            <w:t>www.altronkarabina.com</w:t>
                          </w:r>
                        </w:p>
                        <w:p w14:paraId="13B9A4FD" w14:textId="77777777" w:rsidR="002D3BD7" w:rsidRPr="00646A71" w:rsidRDefault="002D3BD7" w:rsidP="00E57FC0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646A71">
                            <w:rPr>
                              <w:sz w:val="18"/>
                              <w:szCs w:val="18"/>
                            </w:rPr>
                            <w:t>connect@altronkarabina.com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666BD718" id="_x0000_s1029" type="#_x0000_t202" style="position:absolute;left:0;text-align:left;margin-left:339.75pt;margin-top:1.8pt;width:140.3pt;height:110.6pt;z-index:2516582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" filled="f" stroked="f">
              <v:textbox style="mso-fit-shape-to-text:t">
                <w:txbxContent>
                  <w:p w14:paraId="4DD19379" w14:textId="77777777" w:rsidR="002D3BD7" w:rsidRPr="00646A71" w:rsidRDefault="002D3BD7" w:rsidP="00E57FC0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646A71">
                      <w:rPr>
                        <w:sz w:val="18"/>
                        <w:szCs w:val="18"/>
                      </w:rPr>
                      <w:t>JHB: +27 (0)11 463 8155</w:t>
                    </w:r>
                  </w:p>
                  <w:p w14:paraId="7C136B1C" w14:textId="77777777" w:rsidR="002D3BD7" w:rsidRPr="00646A71" w:rsidRDefault="002D3BD7" w:rsidP="00E57FC0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646A71">
                      <w:rPr>
                        <w:sz w:val="18"/>
                        <w:szCs w:val="18"/>
                      </w:rPr>
                      <w:t>CT: +27 (0)21 001 1044</w:t>
                    </w:r>
                  </w:p>
                  <w:p w14:paraId="10010F6E" w14:textId="77777777" w:rsidR="002D3BD7" w:rsidRPr="00646A71" w:rsidRDefault="002D3BD7" w:rsidP="00E57FC0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646A71">
                      <w:rPr>
                        <w:sz w:val="18"/>
                        <w:szCs w:val="18"/>
                      </w:rPr>
                      <w:t>www.altronkarabina.com</w:t>
                    </w:r>
                  </w:p>
                  <w:p w14:paraId="13B9A4FD" w14:textId="77777777" w:rsidR="002D3BD7" w:rsidRPr="00646A71" w:rsidRDefault="002D3BD7" w:rsidP="00E57FC0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646A71">
                      <w:rPr>
                        <w:sz w:val="18"/>
                        <w:szCs w:val="18"/>
                      </w:rPr>
                      <w:t>connect@altronkarabina.com</w:t>
                    </w:r>
                  </w:p>
                </w:txbxContent>
              </v:textbox>
            </v:shape>
          </w:pict>
        </mc:Fallback>
      </mc:AlternateContent>
    </w:r>
  </w:p>
  <w:p w14:paraId="508A9A83" w14:textId="62B95238" w:rsidR="002D3BD7" w:rsidRDefault="002D3BD7" w:rsidP="00E57FC0">
    <w:pPr>
      <w:spacing w:before="0" w:after="0" w:line="240" w:lineRule="auto"/>
      <w:ind w:left="2880" w:firstLine="720"/>
      <w:rPr>
        <w:rStyle w:val="SubtleEmphasis"/>
        <w:rFonts w:asciiTheme="minorHAnsi" w:hAnsiTheme="minorHAnsi" w:cstheme="minorHAnsi"/>
        <w:i w:val="0"/>
        <w:color w:val="auto"/>
        <w:sz w:val="18"/>
        <w:szCs w:val="18"/>
      </w:rPr>
    </w:pPr>
  </w:p>
  <w:p w14:paraId="7981AFDB" w14:textId="0F1A8F08" w:rsidR="002D3BD7" w:rsidRPr="00216E46" w:rsidRDefault="002D3BD7" w:rsidP="00E57FC0">
    <w:pPr>
      <w:spacing w:before="0" w:after="0" w:line="240" w:lineRule="auto"/>
      <w:ind w:left="2880" w:firstLine="720"/>
      <w:rPr>
        <w:rFonts w:cs="Arial"/>
        <w:sz w:val="16"/>
        <w:szCs w:val="18"/>
      </w:rPr>
    </w:pPr>
    <w:r>
      <w:rPr>
        <w:rStyle w:val="SubtleEmphasis"/>
        <w:rFonts w:asciiTheme="minorHAnsi" w:hAnsiTheme="minorHAnsi" w:cstheme="minorHAnsi"/>
        <w:i w:val="0"/>
        <w:color w:val="auto"/>
        <w:sz w:val="18"/>
        <w:szCs w:val="18"/>
      </w:rPr>
      <w:t xml:space="preserve">             </w:t>
    </w:r>
    <w:r w:rsidRPr="00960CCD">
      <w:rPr>
        <w:rStyle w:val="SubtleEmphasis"/>
        <w:rFonts w:asciiTheme="minorHAnsi" w:hAnsiTheme="minorHAnsi" w:cstheme="minorHAnsi"/>
        <w:i w:val="0"/>
        <w:color w:val="auto"/>
        <w:sz w:val="18"/>
        <w:szCs w:val="18"/>
      </w:rPr>
      <w:t xml:space="preserve"> </w:t>
    </w:r>
    <w:r>
      <w:rPr>
        <w:rStyle w:val="SubtleEmphasis"/>
        <w:rFonts w:asciiTheme="minorHAnsi" w:hAnsiTheme="minorHAnsi" w:cstheme="minorHAnsi"/>
        <w:i w:val="0"/>
        <w:color w:val="404040" w:themeColor="text1" w:themeTint="BF"/>
        <w:sz w:val="18"/>
        <w:szCs w:val="18"/>
      </w:rPr>
      <w:t xml:space="preserve">                                               </w:t>
    </w:r>
    <w:r w:rsidRPr="00960CCD">
      <w:rPr>
        <w:rStyle w:val="SubtleEmphasis"/>
        <w:rFonts w:asciiTheme="minorHAnsi" w:hAnsiTheme="minorHAnsi" w:cstheme="minorHAnsi"/>
        <w:i w:val="0"/>
        <w:color w:val="auto"/>
        <w:sz w:val="18"/>
        <w:szCs w:val="18"/>
      </w:rPr>
      <w:t xml:space="preserve">                                   </w:t>
    </w:r>
    <w:r>
      <w:rPr>
        <w:rStyle w:val="SubtleEmphasis"/>
        <w:rFonts w:asciiTheme="minorHAnsi" w:hAnsiTheme="minorHAnsi" w:cstheme="minorHAnsi"/>
        <w:i w:val="0"/>
        <w:color w:val="auto"/>
        <w:sz w:val="18"/>
        <w:szCs w:val="18"/>
      </w:rPr>
      <w:t xml:space="preserve">                      </w:t>
    </w:r>
  </w:p>
  <w:p w14:paraId="7F4463C9" w14:textId="173BFCC2" w:rsidR="002D3BD7" w:rsidRPr="004726A8" w:rsidRDefault="002D3BD7" w:rsidP="00960CCD">
    <w:pPr>
      <w:pStyle w:val="Footer"/>
      <w:rPr>
        <w:rStyle w:val="SubtleEmphasis"/>
        <w:sz w:val="18"/>
        <w:szCs w:val="18"/>
      </w:rPr>
    </w:pPr>
  </w:p>
  <w:p w14:paraId="7DB50057" w14:textId="5CC10ADC" w:rsidR="002D3BD7" w:rsidRPr="00F06020" w:rsidRDefault="002D3BD7" w:rsidP="00F060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51"/>
      <w:gridCol w:w="1105"/>
    </w:tblGrid>
    <w:tr w:rsidR="002D3BD7" w14:paraId="778C50DB" w14:textId="77777777" w:rsidTr="00A37CEF">
      <w:trPr>
        <w:trHeight w:val="702"/>
      </w:trPr>
      <w:tc>
        <w:tcPr>
          <w:tcW w:w="9351" w:type="dxa"/>
          <w:vAlign w:val="center"/>
        </w:tcPr>
        <w:p w14:paraId="3AD97495" w14:textId="77777777" w:rsidR="002D3BD7" w:rsidRDefault="002D3BD7" w:rsidP="00E84834"/>
      </w:tc>
      <w:tc>
        <w:tcPr>
          <w:tcW w:w="1105" w:type="dxa"/>
          <w:vAlign w:val="center"/>
        </w:tcPr>
        <w:p w14:paraId="435A3ABE" w14:textId="77777777" w:rsidR="002D3BD7" w:rsidRDefault="002D3BD7" w:rsidP="00F06020">
          <w:pPr>
            <w:pStyle w:val="Footer"/>
            <w:jc w:val="center"/>
          </w:pPr>
        </w:p>
      </w:tc>
    </w:tr>
  </w:tbl>
  <w:p w14:paraId="5D06C67C" w14:textId="77777777" w:rsidR="002D3BD7" w:rsidRPr="00F06020" w:rsidRDefault="002D3BD7" w:rsidP="00F06020">
    <w:pPr>
      <w:pStyle w:val="Footer"/>
    </w:pPr>
    <w:r w:rsidRPr="00447DF7">
      <w:rPr>
        <w:noProof/>
        <w:lang w:val="en-US"/>
      </w:rPr>
      <w:drawing>
        <wp:anchor distT="0" distB="0" distL="114300" distR="114300" simplePos="0" relativeHeight="251658245" behindDoc="0" locked="0" layoutInCell="1" allowOverlap="1" wp14:anchorId="26B4E70E" wp14:editId="0510D71C">
          <wp:simplePos x="0" y="0"/>
          <wp:positionH relativeFrom="margin">
            <wp:posOffset>4493450</wp:posOffset>
          </wp:positionH>
          <wp:positionV relativeFrom="paragraph">
            <wp:posOffset>-1132840</wp:posOffset>
          </wp:positionV>
          <wp:extent cx="1814830" cy="1020445"/>
          <wp:effectExtent l="0" t="0" r="0" b="0"/>
          <wp:wrapNone/>
          <wp:docPr id="25" name="Picture 25" descr="C:\Users\SAMANT~1\AppData\Local\Temp\Landscape Large PNG White Transparent Background - Colour Block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AMANT~1\AppData\Local\Temp\Landscape Large PNG White Transparent Background - Colour Blocks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4830" cy="1020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CB3233" w14:textId="77777777" w:rsidR="007850BE" w:rsidRDefault="007850BE" w:rsidP="00C62156">
      <w:pPr>
        <w:spacing w:after="0" w:line="240" w:lineRule="auto"/>
      </w:pPr>
      <w:r>
        <w:separator/>
      </w:r>
    </w:p>
  </w:footnote>
  <w:footnote w:type="continuationSeparator" w:id="0">
    <w:p w14:paraId="2CB7FB34" w14:textId="77777777" w:rsidR="007850BE" w:rsidRDefault="007850BE" w:rsidP="00C62156">
      <w:pPr>
        <w:spacing w:after="0" w:line="240" w:lineRule="auto"/>
      </w:pPr>
      <w:r>
        <w:continuationSeparator/>
      </w:r>
    </w:p>
  </w:footnote>
  <w:footnote w:type="continuationNotice" w:id="1">
    <w:p w14:paraId="348D6398" w14:textId="77777777" w:rsidR="007850BE" w:rsidRDefault="007850BE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85998892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6A8EBA" w14:textId="152B419B" w:rsidR="002D3BD7" w:rsidRDefault="002D3BD7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 w:rsidRPr="00E57FC0">
          <w:rPr>
            <w:noProof/>
            <w:color w:val="7F7F7F" w:themeColor="background1" w:themeShade="7F"/>
            <w:spacing w:val="60"/>
            <w:lang w:val="en-US"/>
          </w:rPr>
          <w:drawing>
            <wp:anchor distT="0" distB="0" distL="114300" distR="114300" simplePos="0" relativeHeight="251658251" behindDoc="0" locked="0" layoutInCell="1" allowOverlap="1" wp14:anchorId="23983334" wp14:editId="592834E4">
              <wp:simplePos x="0" y="0"/>
              <wp:positionH relativeFrom="margin">
                <wp:posOffset>4467225</wp:posOffset>
              </wp:positionH>
              <wp:positionV relativeFrom="paragraph">
                <wp:posOffset>-90169</wp:posOffset>
              </wp:positionV>
              <wp:extent cx="2616812" cy="669580"/>
              <wp:effectExtent l="0" t="0" r="0" b="0"/>
              <wp:wrapNone/>
              <wp:docPr id="2" name="Picture 2" descr="C:\Users\kima\OneDrive - INFORMATION SYSTEMS PARTNERS PTY LTD\Job Folder\Altron Karabina Logo for Staff\Medium\Altron-Karabina-Logo-Medium-Colour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kima\OneDrive - INFORMATION SYSTEMS PARTNERS PTY LTD\Job Folder\Altron Karabina Logo for Staff\Medium\Altron-Karabina-Logo-Medium-Colour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38508" cy="6751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E57FC0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D3D023E" w14:textId="7015E378" w:rsidR="002D3BD7" w:rsidRDefault="002D3BD7">
    <w:pPr>
      <w:pStyle w:val="Header"/>
    </w:pPr>
  </w:p>
  <w:p w14:paraId="12C47725" w14:textId="50970F1B" w:rsidR="002D3BD7" w:rsidRDefault="002D3B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78C714" w14:textId="4F5E83AE" w:rsidR="002D3BD7" w:rsidRPr="0045555A" w:rsidRDefault="00FE1268" w:rsidP="0045555A">
    <w:pPr>
      <w:pStyle w:val="Header"/>
      <w:tabs>
        <w:tab w:val="clear" w:pos="4513"/>
        <w:tab w:val="clear" w:pos="9026"/>
        <w:tab w:val="left" w:pos="3030"/>
      </w:tabs>
    </w:pPr>
    <w:r w:rsidRPr="00FE1268">
      <w:rPr>
        <w:rFonts w:ascii="Times New Roman" w:eastAsia="Times New Roman" w:hAnsi="Times New Roman" w:cs="Times New Roman"/>
        <w:noProof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E61C5A" wp14:editId="3002719C">
              <wp:simplePos x="0" y="0"/>
              <wp:positionH relativeFrom="page">
                <wp:posOffset>0</wp:posOffset>
              </wp:positionH>
              <wp:positionV relativeFrom="paragraph">
                <wp:posOffset>-476876</wp:posOffset>
              </wp:positionV>
              <wp:extent cx="8907666" cy="10675620"/>
              <wp:effectExtent l="0" t="0" r="27305" b="1143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907666" cy="1067562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15000">
                            <a:srgbClr val="2A4391"/>
                          </a:gs>
                          <a:gs pos="37000">
                            <a:srgbClr val="00BBE3">
                              <a:alpha val="73000"/>
                            </a:srgbClr>
                          </a:gs>
                          <a:gs pos="70000">
                            <a:srgbClr val="2A4391">
                              <a:alpha val="87000"/>
                            </a:srgbClr>
                          </a:gs>
                          <a:gs pos="87000">
                            <a:srgbClr val="2A4391">
                              <a:alpha val="94000"/>
                            </a:srgbClr>
                          </a:gs>
                          <a:gs pos="100000">
                            <a:srgbClr val="2A4391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2928880" w14:textId="17658983" w:rsidR="00FE1268" w:rsidRDefault="00FE1268" w:rsidP="00FE1268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E61C5A" id="Rectangle 8" o:spid="_x0000_s1026" style="position:absolute;left:0;text-align:left;margin-left:0;margin-top:-37.55pt;width:701.4pt;height:840.6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" fillcolor="#2a4391" strokecolor="#005d71 [1604]" strokeweight="1pt">
              <v:fill color2="#2a4391" rotate="t" focusposition="1,1" focussize="" colors="0 #2a4391;9830f #2a4391;24248f #00bbe3;45875f #2a4391;57016f #2a4391" focus="100%" type="gradientRadial"/>
              <v:textbox>
                <w:txbxContent>
                  <w:p w14:paraId="42928880" w14:textId="17658983" w:rsidR="00FE1268" w:rsidRDefault="00FE1268" w:rsidP="00FE1268">
                    <w:pPr>
                      <w:jc w:val="center"/>
                    </w:pPr>
                  </w:p>
                </w:txbxContent>
              </v:textbox>
              <w10:wrap anchorx="page"/>
            </v:rect>
          </w:pict>
        </mc:Fallback>
      </mc:AlternateContent>
    </w:r>
    <w:r w:rsidRPr="00FE1268">
      <w:rPr>
        <w:rFonts w:ascii="Times New Roman" w:eastAsia="Times New Roman" w:hAnsi="Times New Roman" w:cs="Times New Roman"/>
        <w:noProof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drawing>
        <wp:anchor distT="0" distB="0" distL="114300" distR="114300" simplePos="0" relativeHeight="251662351" behindDoc="1" locked="0" layoutInCell="1" allowOverlap="1" wp14:anchorId="73060A88" wp14:editId="2117F1DC">
          <wp:simplePos x="0" y="0"/>
          <wp:positionH relativeFrom="column">
            <wp:posOffset>-463550</wp:posOffset>
          </wp:positionH>
          <wp:positionV relativeFrom="paragraph">
            <wp:posOffset>-477520</wp:posOffset>
          </wp:positionV>
          <wp:extent cx="11026775" cy="11026775"/>
          <wp:effectExtent l="0" t="0" r="3175" b="3175"/>
          <wp:wrapNone/>
          <wp:docPr id="7" name="Picture 7" descr="C:\Users\kima\Downloads\shutterstock_40895740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kima\Downloads\shutterstock_408957406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6775" cy="11026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3BD7" w:rsidRPr="0045555A"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8246" behindDoc="1" locked="0" layoutInCell="1" allowOverlap="1" wp14:anchorId="1549DFF6" wp14:editId="07D05701">
              <wp:simplePos x="0" y="0"/>
              <wp:positionH relativeFrom="margin">
                <wp:align>left</wp:align>
              </wp:positionH>
              <wp:positionV relativeFrom="paragraph">
                <wp:posOffset>2091739</wp:posOffset>
              </wp:positionV>
              <wp:extent cx="6385560" cy="2360930"/>
              <wp:effectExtent l="0" t="0" r="0" b="0"/>
              <wp:wrapTight wrapText="bothSides">
                <wp:wrapPolygon edited="0">
                  <wp:start x="193" y="174"/>
                  <wp:lineTo x="193" y="21263"/>
                  <wp:lineTo x="21329" y="21263"/>
                  <wp:lineTo x="21329" y="174"/>
                  <wp:lineTo x="193" y="174"/>
                </wp:wrapPolygon>
              </wp:wrapTight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85560" cy="2360930"/>
                      </a:xfrm>
                      <a:prstGeom prst="rect">
                        <a:avLst/>
                      </a:prstGeom>
                      <a:noFill/>
                      <a:ln w="3810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2190A89" w14:textId="627DBE02" w:rsidR="002D3BD7" w:rsidRPr="00FE1268" w:rsidRDefault="00A346F6" w:rsidP="00660A67">
                          <w:pPr>
                            <w:jc w:val="left"/>
                            <w:rPr>
                              <w:rFonts w:cs="Arial"/>
                              <w:b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proofErr w:type="spellStart"/>
                          <w:r>
                            <w:rPr>
                              <w:rFonts w:cs="Arial"/>
                              <w:b/>
                              <w:color w:val="FFFFFF" w:themeColor="background1"/>
                              <w:sz w:val="56"/>
                              <w:szCs w:val="56"/>
                            </w:rPr>
                            <w:t>Jupyter</w:t>
                          </w:r>
                          <w:proofErr w:type="spellEnd"/>
                          <w:r>
                            <w:rPr>
                              <w:rFonts w:cs="Arial"/>
                              <w:b/>
                              <w:color w:val="FFFFFF" w:themeColor="background1"/>
                              <w:sz w:val="56"/>
                              <w:szCs w:val="56"/>
                            </w:rPr>
                            <w:t xml:space="preserve"> Notebooks</w:t>
                          </w:r>
                          <w:r w:rsidR="00677D35">
                            <w:rPr>
                              <w:rFonts w:cs="Arial"/>
                              <w:b/>
                              <w:color w:val="FFFFFF" w:themeColor="background1"/>
                              <w:sz w:val="56"/>
                              <w:szCs w:val="56"/>
                            </w:rPr>
                            <w:t xml:space="preserve"> How-to Guide</w:t>
                          </w:r>
                        </w:p>
                        <w:p w14:paraId="1FC49B71" w14:textId="08480243" w:rsidR="00FB5020" w:rsidRDefault="00FB5020" w:rsidP="00FB5020">
                          <w:pPr>
                            <w:jc w:val="left"/>
                            <w:rPr>
                              <w:rFonts w:cs="Arial"/>
                              <w:color w:val="FFFFFF" w:themeColor="background1"/>
                              <w:sz w:val="36"/>
                            </w:rPr>
                          </w:pPr>
                          <w:r>
                            <w:rPr>
                              <w:rFonts w:cs="Arial"/>
                              <w:color w:val="FFFFFF" w:themeColor="background1"/>
                              <w:sz w:val="36"/>
                            </w:rPr>
                            <w:t>MTN Data Science Academy</w:t>
                          </w:r>
                        </w:p>
                        <w:p w14:paraId="4D8B70B2" w14:textId="78A4FBF9" w:rsidR="006D2024" w:rsidRDefault="006D2024" w:rsidP="00FB5020">
                          <w:pPr>
                            <w:jc w:val="left"/>
                            <w:rPr>
                              <w:rFonts w:cs="Arial"/>
                              <w:color w:val="FFFFFF" w:themeColor="background1"/>
                              <w:sz w:val="36"/>
                            </w:rPr>
                          </w:pPr>
                          <w:r>
                            <w:rPr>
                              <w:rFonts w:cs="Arial"/>
                              <w:color w:val="FFFFFF" w:themeColor="background1"/>
                              <w:sz w:val="36"/>
                            </w:rPr>
                            <w:t>Silver – Day</w:t>
                          </w:r>
                          <w:r w:rsidR="00114E2B">
                            <w:rPr>
                              <w:rFonts w:cs="Arial"/>
                              <w:color w:val="FFFFFF" w:themeColor="background1"/>
                              <w:sz w:val="36"/>
                            </w:rPr>
                            <w:t xml:space="preserve">s 2 - 4 </w:t>
                          </w:r>
                        </w:p>
                        <w:p w14:paraId="1A1F0BF0" w14:textId="77777777" w:rsidR="00FB5020" w:rsidRPr="00660A67" w:rsidRDefault="00FB5020" w:rsidP="00FB5020">
                          <w:pPr>
                            <w:jc w:val="left"/>
                            <w:rPr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cs="Arial"/>
                              <w:b/>
                              <w:color w:val="00BBE3"/>
                              <w:sz w:val="32"/>
                            </w:rPr>
                            <w:t>2020</w:t>
                          </w:r>
                        </w:p>
                        <w:p w14:paraId="153C80DD" w14:textId="77777777" w:rsidR="002D3BD7" w:rsidRPr="00467128" w:rsidRDefault="002D3BD7" w:rsidP="00660A67">
                          <w:pPr>
                            <w:jc w:val="left"/>
                            <w:rPr>
                              <w:color w:val="000000" w:themeColor="text1"/>
                              <w:sz w:val="32"/>
                            </w:rPr>
                          </w:pPr>
                        </w:p>
                        <w:p w14:paraId="4D28567B" w14:textId="77777777" w:rsidR="002D3BD7" w:rsidRPr="00467128" w:rsidRDefault="002D3BD7" w:rsidP="00660A67">
                          <w:pPr>
                            <w:jc w:val="left"/>
                            <w:rPr>
                              <w:color w:val="000000" w:themeColor="text1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49DFF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left:0;text-align:left;margin-left:0;margin-top:164.7pt;width:502.8pt;height:185.9pt;z-index:-25165823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" filled="f" stroked="f" strokeweight="3pt">
              <v:textbox>
                <w:txbxContent>
                  <w:p w14:paraId="72190A89" w14:textId="627DBE02" w:rsidR="002D3BD7" w:rsidRPr="00FE1268" w:rsidRDefault="00A346F6" w:rsidP="00660A67">
                    <w:pPr>
                      <w:jc w:val="left"/>
                      <w:rPr>
                        <w:rFonts w:cs="Arial"/>
                        <w:b/>
                        <w:color w:val="FFFFFF" w:themeColor="background1"/>
                        <w:sz w:val="56"/>
                        <w:szCs w:val="56"/>
                      </w:rPr>
                    </w:pPr>
                    <w:proofErr w:type="spellStart"/>
                    <w:r>
                      <w:rPr>
                        <w:rFonts w:cs="Arial"/>
                        <w:b/>
                        <w:color w:val="FFFFFF" w:themeColor="background1"/>
                        <w:sz w:val="56"/>
                        <w:szCs w:val="56"/>
                      </w:rPr>
                      <w:t>Jupyter</w:t>
                    </w:r>
                    <w:proofErr w:type="spellEnd"/>
                    <w:r>
                      <w:rPr>
                        <w:rFonts w:cs="Arial"/>
                        <w:b/>
                        <w:color w:val="FFFFFF" w:themeColor="background1"/>
                        <w:sz w:val="56"/>
                        <w:szCs w:val="56"/>
                      </w:rPr>
                      <w:t xml:space="preserve"> Notebooks</w:t>
                    </w:r>
                    <w:r w:rsidR="00677D35">
                      <w:rPr>
                        <w:rFonts w:cs="Arial"/>
                        <w:b/>
                        <w:color w:val="FFFFFF" w:themeColor="background1"/>
                        <w:sz w:val="56"/>
                        <w:szCs w:val="56"/>
                      </w:rPr>
                      <w:t xml:space="preserve"> How-to Guide</w:t>
                    </w:r>
                  </w:p>
                  <w:p w14:paraId="1FC49B71" w14:textId="08480243" w:rsidR="00FB5020" w:rsidRDefault="00FB5020" w:rsidP="00FB5020">
                    <w:pPr>
                      <w:jc w:val="left"/>
                      <w:rPr>
                        <w:rFonts w:cs="Arial"/>
                        <w:color w:val="FFFFFF" w:themeColor="background1"/>
                        <w:sz w:val="36"/>
                      </w:rPr>
                    </w:pPr>
                    <w:r>
                      <w:rPr>
                        <w:rFonts w:cs="Arial"/>
                        <w:color w:val="FFFFFF" w:themeColor="background1"/>
                        <w:sz w:val="36"/>
                      </w:rPr>
                      <w:t>MTN Data Science Academy</w:t>
                    </w:r>
                  </w:p>
                  <w:p w14:paraId="4D8B70B2" w14:textId="78A4FBF9" w:rsidR="006D2024" w:rsidRDefault="006D2024" w:rsidP="00FB5020">
                    <w:pPr>
                      <w:jc w:val="left"/>
                      <w:rPr>
                        <w:rFonts w:cs="Arial"/>
                        <w:color w:val="FFFFFF" w:themeColor="background1"/>
                        <w:sz w:val="36"/>
                      </w:rPr>
                    </w:pPr>
                    <w:r>
                      <w:rPr>
                        <w:rFonts w:cs="Arial"/>
                        <w:color w:val="FFFFFF" w:themeColor="background1"/>
                        <w:sz w:val="36"/>
                      </w:rPr>
                      <w:t>Silver – Day</w:t>
                    </w:r>
                    <w:r w:rsidR="00114E2B">
                      <w:rPr>
                        <w:rFonts w:cs="Arial"/>
                        <w:color w:val="FFFFFF" w:themeColor="background1"/>
                        <w:sz w:val="36"/>
                      </w:rPr>
                      <w:t xml:space="preserve">s 2 - 4 </w:t>
                    </w:r>
                  </w:p>
                  <w:p w14:paraId="1A1F0BF0" w14:textId="77777777" w:rsidR="00FB5020" w:rsidRPr="00660A67" w:rsidRDefault="00FB5020" w:rsidP="00FB5020">
                    <w:pPr>
                      <w:jc w:val="left"/>
                      <w:rPr>
                        <w:color w:val="FFFFFF" w:themeColor="background1"/>
                        <w:sz w:val="32"/>
                      </w:rPr>
                    </w:pPr>
                    <w:r>
                      <w:rPr>
                        <w:rFonts w:cs="Arial"/>
                        <w:b/>
                        <w:color w:val="00BBE3"/>
                        <w:sz w:val="32"/>
                      </w:rPr>
                      <w:t>2020</w:t>
                    </w:r>
                  </w:p>
                  <w:p w14:paraId="153C80DD" w14:textId="77777777" w:rsidR="002D3BD7" w:rsidRPr="00467128" w:rsidRDefault="002D3BD7" w:rsidP="00660A67">
                    <w:pPr>
                      <w:jc w:val="left"/>
                      <w:rPr>
                        <w:color w:val="000000" w:themeColor="text1"/>
                        <w:sz w:val="32"/>
                      </w:rPr>
                    </w:pPr>
                  </w:p>
                  <w:p w14:paraId="4D28567B" w14:textId="77777777" w:rsidR="002D3BD7" w:rsidRPr="00467128" w:rsidRDefault="002D3BD7" w:rsidP="00660A67">
                    <w:pPr>
                      <w:jc w:val="left"/>
                      <w:rPr>
                        <w:color w:val="000000" w:themeColor="text1"/>
                      </w:rPr>
                    </w:pPr>
                  </w:p>
                </w:txbxContent>
              </v:textbox>
              <w10:wrap type="tight" anchorx="margin"/>
            </v:shape>
          </w:pict>
        </mc:Fallback>
      </mc:AlternateContent>
    </w:r>
    <w:r w:rsidR="002D3BD7" w:rsidRPr="00660A67">
      <w:rPr>
        <w:noProof/>
        <w:lang w:val="en-US"/>
      </w:rPr>
      <w:drawing>
        <wp:anchor distT="0" distB="0" distL="114300" distR="114300" simplePos="0" relativeHeight="251658249" behindDoc="0" locked="0" layoutInCell="1" allowOverlap="1" wp14:anchorId="3CFD81A4" wp14:editId="5208FE2E">
          <wp:simplePos x="0" y="0"/>
          <wp:positionH relativeFrom="margin">
            <wp:align>left</wp:align>
          </wp:positionH>
          <wp:positionV relativeFrom="paragraph">
            <wp:posOffset>239964</wp:posOffset>
          </wp:positionV>
          <wp:extent cx="3542176" cy="979462"/>
          <wp:effectExtent l="0" t="0" r="0" b="0"/>
          <wp:wrapNone/>
          <wp:docPr id="11" name="Picture 11" descr="C:\Users\kima\OneDrive - INFORMATION SYSTEMS PARTNERS PTY LTD\Branding\Altron Karabina\Altron Karabina Transparent PNG Logos\Altron-Karabina-Logo-Transparent-White-and-Blu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kima\OneDrive - INFORMATION SYSTEMS PARTNERS PTY LTD\Branding\Altron Karabina\Altron Karabina Transparent PNG Logos\Altron-Karabina-Logo-Transparent-White-and-Blu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42176" cy="97946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3BD7" w:rsidRPr="00712F1A"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  <w:r w:rsidR="002D3BD7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A42C80" w14:textId="6935BD5B" w:rsidR="002D3BD7" w:rsidRPr="00E84834" w:rsidRDefault="002D3BD7" w:rsidP="00E84834">
    <w:r w:rsidRPr="00DB4D7F">
      <w:rPr>
        <w:rFonts w:cs="Arial"/>
        <w:noProof/>
        <w:color w:val="333135"/>
        <w:sz w:val="18"/>
        <w:szCs w:val="18"/>
        <w:lang w:val="en-US"/>
      </w:rPr>
      <mc:AlternateContent>
        <mc:Choice Requires="wps">
          <w:drawing>
            <wp:anchor distT="45720" distB="45720" distL="114300" distR="114300" simplePos="0" relativeHeight="251658243" behindDoc="0" locked="0" layoutInCell="1" allowOverlap="1" wp14:anchorId="697B41F0" wp14:editId="389D7479">
              <wp:simplePos x="0" y="0"/>
              <wp:positionH relativeFrom="margin">
                <wp:posOffset>224155</wp:posOffset>
              </wp:positionH>
              <wp:positionV relativeFrom="paragraph">
                <wp:posOffset>4382770</wp:posOffset>
              </wp:positionV>
              <wp:extent cx="3807460" cy="989965"/>
              <wp:effectExtent l="0" t="0" r="0" b="635"/>
              <wp:wrapSquare wrapText="bothSides"/>
              <wp:docPr id="4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7460" cy="9899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9BBE06" w14:textId="77777777" w:rsidR="002D3BD7" w:rsidRPr="000F3090" w:rsidRDefault="002D3BD7" w:rsidP="000F3090">
                          <w:pPr>
                            <w:spacing w:after="0" w:line="240" w:lineRule="auto"/>
                            <w:jc w:val="left"/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</w:pPr>
                          <w:r w:rsidRPr="000F3090">
                            <w:rPr>
                              <w:rFonts w:cs="Arial"/>
                              <w:b/>
                              <w:color w:val="FFFFFF" w:themeColor="background1"/>
                              <w:sz w:val="24"/>
                            </w:rPr>
                            <w:t>e</w:t>
                          </w:r>
                          <w:r w:rsidRPr="000F3090"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  <w:t xml:space="preserve">: </w:t>
                          </w:r>
                          <w:hyperlink r:id="rId1" w:history="1">
                            <w:r w:rsidRPr="000F3090">
                              <w:rPr>
                                <w:rFonts w:cs="Arial"/>
                                <w:color w:val="FFFFFF" w:themeColor="background1"/>
                                <w:sz w:val="24"/>
                              </w:rPr>
                              <w:t>connect@altronkarabina.com</w:t>
                            </w:r>
                          </w:hyperlink>
                        </w:p>
                        <w:p w14:paraId="34D59D8F" w14:textId="77777777" w:rsidR="002D3BD7" w:rsidRPr="000F3090" w:rsidRDefault="002D3BD7" w:rsidP="000F3090">
                          <w:pPr>
                            <w:spacing w:after="0" w:line="240" w:lineRule="auto"/>
                            <w:jc w:val="left"/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</w:pPr>
                          <w:r w:rsidRPr="000F3090">
                            <w:rPr>
                              <w:rFonts w:cs="Arial"/>
                              <w:b/>
                              <w:color w:val="FFFFFF" w:themeColor="background1"/>
                              <w:sz w:val="24"/>
                            </w:rPr>
                            <w:t>w:</w:t>
                          </w:r>
                          <w:r w:rsidRPr="000F3090"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  <w:t xml:space="preserve"> www.altronkarabina.com</w:t>
                          </w:r>
                        </w:p>
                        <w:p w14:paraId="020A4554" w14:textId="77777777" w:rsidR="002D3BD7" w:rsidRPr="0067315B" w:rsidRDefault="002D3BD7" w:rsidP="000F3090">
                          <w:pPr>
                            <w:jc w:val="left"/>
                            <w:rPr>
                              <w:rFonts w:cs="Arial"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97B41F0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17.65pt;margin-top:345.1pt;width:299.8pt;height:77.9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" filled="f" stroked="f">
              <v:textbox>
                <w:txbxContent>
                  <w:p w14:paraId="1F9BBE06" w14:textId="77777777" w:rsidR="002D3BD7" w:rsidRPr="000F3090" w:rsidRDefault="002D3BD7" w:rsidP="000F3090">
                    <w:pPr>
                      <w:spacing w:after="0" w:line="240" w:lineRule="auto"/>
                      <w:jc w:val="left"/>
                      <w:rPr>
                        <w:rFonts w:cs="Arial"/>
                        <w:color w:val="FFFFFF" w:themeColor="background1"/>
                        <w:sz w:val="24"/>
                      </w:rPr>
                    </w:pPr>
                    <w:r w:rsidRPr="000F3090">
                      <w:rPr>
                        <w:rFonts w:cs="Arial"/>
                        <w:b/>
                        <w:color w:val="FFFFFF" w:themeColor="background1"/>
                        <w:sz w:val="24"/>
                      </w:rPr>
                      <w:t>e</w:t>
                    </w:r>
                    <w:r w:rsidRPr="000F3090">
                      <w:rPr>
                        <w:rFonts w:cs="Arial"/>
                        <w:color w:val="FFFFFF" w:themeColor="background1"/>
                        <w:sz w:val="24"/>
                      </w:rPr>
                      <w:t xml:space="preserve">: </w:t>
                    </w:r>
                    <w:hyperlink r:id="rId2" w:history="1">
                      <w:r w:rsidRPr="000F3090">
                        <w:rPr>
                          <w:rFonts w:cs="Arial"/>
                          <w:color w:val="FFFFFF" w:themeColor="background1"/>
                          <w:sz w:val="24"/>
                        </w:rPr>
                        <w:t>connect@altronkarabina.com</w:t>
                      </w:r>
                    </w:hyperlink>
                  </w:p>
                  <w:p w14:paraId="34D59D8F" w14:textId="77777777" w:rsidR="002D3BD7" w:rsidRPr="000F3090" w:rsidRDefault="002D3BD7" w:rsidP="000F3090">
                    <w:pPr>
                      <w:spacing w:after="0" w:line="240" w:lineRule="auto"/>
                      <w:jc w:val="left"/>
                      <w:rPr>
                        <w:rFonts w:cs="Arial"/>
                        <w:color w:val="FFFFFF" w:themeColor="background1"/>
                        <w:sz w:val="24"/>
                      </w:rPr>
                    </w:pPr>
                    <w:r w:rsidRPr="000F3090">
                      <w:rPr>
                        <w:rFonts w:cs="Arial"/>
                        <w:b/>
                        <w:color w:val="FFFFFF" w:themeColor="background1"/>
                        <w:sz w:val="24"/>
                      </w:rPr>
                      <w:t>w:</w:t>
                    </w:r>
                    <w:r w:rsidRPr="000F3090">
                      <w:rPr>
                        <w:rFonts w:cs="Arial"/>
                        <w:color w:val="FFFFFF" w:themeColor="background1"/>
                        <w:sz w:val="24"/>
                      </w:rPr>
                      <w:t xml:space="preserve"> www.altronkarabina.com</w:t>
                    </w:r>
                  </w:p>
                  <w:p w14:paraId="020A4554" w14:textId="77777777" w:rsidR="002D3BD7" w:rsidRPr="0067315B" w:rsidRDefault="002D3BD7" w:rsidP="000F3090">
                    <w:pPr>
                      <w:jc w:val="left"/>
                      <w:rPr>
                        <w:rFonts w:cs="Arial"/>
                        <w:color w:val="FFFFFF" w:themeColor="background1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Pr="00DB4D7F">
      <w:rPr>
        <w:rFonts w:cs="Arial"/>
        <w:noProof/>
        <w:color w:val="333135"/>
        <w:sz w:val="18"/>
        <w:szCs w:val="18"/>
        <w:lang w:val="en-US"/>
      </w:rPr>
      <mc:AlternateContent>
        <mc:Choice Requires="wps">
          <w:drawing>
            <wp:anchor distT="45720" distB="45720" distL="114300" distR="114300" simplePos="0" relativeHeight="251658242" behindDoc="0" locked="0" layoutInCell="1" allowOverlap="1" wp14:anchorId="0B8A0919" wp14:editId="498BADF7">
              <wp:simplePos x="0" y="0"/>
              <wp:positionH relativeFrom="column">
                <wp:posOffset>224155</wp:posOffset>
              </wp:positionH>
              <wp:positionV relativeFrom="paragraph">
                <wp:posOffset>281305</wp:posOffset>
              </wp:positionV>
              <wp:extent cx="5878195" cy="1788160"/>
              <wp:effectExtent l="0" t="0" r="0" b="254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78195" cy="1788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33D434" w14:textId="77777777" w:rsidR="002D3BD7" w:rsidRPr="0067315B" w:rsidRDefault="002D3BD7" w:rsidP="00233A12">
                          <w:pPr>
                            <w:jc w:val="left"/>
                            <w:rPr>
                              <w:rFonts w:cs="Arial"/>
                              <w:b/>
                              <w:color w:val="FFFFFF" w:themeColor="background1"/>
                              <w:sz w:val="44"/>
                            </w:rPr>
                          </w:pPr>
                          <w:r w:rsidRPr="0067315B">
                            <w:rPr>
                              <w:rFonts w:cs="Arial"/>
                              <w:b/>
                              <w:color w:val="FFFFFF" w:themeColor="background1"/>
                              <w:sz w:val="44"/>
                            </w:rPr>
                            <w:t>Johannesburg</w:t>
                          </w:r>
                        </w:p>
                        <w:p w14:paraId="0560C787" w14:textId="77777777" w:rsidR="002D3BD7" w:rsidRPr="000F3090" w:rsidRDefault="002D3BD7" w:rsidP="00233A12">
                          <w:pPr>
                            <w:spacing w:after="0" w:line="240" w:lineRule="auto"/>
                            <w:jc w:val="left"/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</w:pPr>
                          <w:r w:rsidRPr="000F3090"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  <w:t xml:space="preserve">Altron Karabina Building, Design Quarter District; Leslie Ave East, Fourways, Johannesburg, South Africa, 2191 </w:t>
                          </w:r>
                        </w:p>
                        <w:p w14:paraId="6CD34A73" w14:textId="77777777" w:rsidR="002D3BD7" w:rsidRPr="000F3090" w:rsidRDefault="002D3BD7" w:rsidP="00233A12">
                          <w:pPr>
                            <w:spacing w:after="0" w:line="240" w:lineRule="auto"/>
                            <w:jc w:val="left"/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</w:pPr>
                        </w:p>
                        <w:p w14:paraId="00DC17C4" w14:textId="77777777" w:rsidR="002D3BD7" w:rsidRPr="000F3090" w:rsidRDefault="002D3BD7" w:rsidP="00233A12">
                          <w:pPr>
                            <w:spacing w:after="0" w:line="240" w:lineRule="auto"/>
                            <w:jc w:val="left"/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</w:pPr>
                          <w:r w:rsidRPr="000F3090">
                            <w:rPr>
                              <w:rFonts w:cs="Arial"/>
                              <w:b/>
                              <w:color w:val="FFFFFF" w:themeColor="background1"/>
                              <w:sz w:val="24"/>
                            </w:rPr>
                            <w:t>T</w:t>
                          </w:r>
                          <w:r w:rsidRPr="000F3090"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  <w:t>: +27 11 463 8155</w:t>
                          </w:r>
                        </w:p>
                        <w:p w14:paraId="16886298" w14:textId="77777777" w:rsidR="002D3BD7" w:rsidRPr="000F3090" w:rsidRDefault="002D3BD7" w:rsidP="00233A12">
                          <w:pPr>
                            <w:spacing w:after="0" w:line="240" w:lineRule="auto"/>
                            <w:jc w:val="left"/>
                            <w:rPr>
                              <w:rFonts w:cs="Arial"/>
                              <w:color w:val="FFFFFF" w:themeColor="background1"/>
                              <w:sz w:val="22"/>
                            </w:rPr>
                          </w:pPr>
                          <w:r w:rsidRPr="000F3090">
                            <w:rPr>
                              <w:rFonts w:cs="Arial"/>
                              <w:color w:val="FFFFFF" w:themeColor="background1"/>
                              <w:sz w:val="22"/>
                            </w:rPr>
                            <w:t xml:space="preserve"> </w:t>
                          </w:r>
                        </w:p>
                        <w:p w14:paraId="093B1107" w14:textId="77777777" w:rsidR="002D3BD7" w:rsidRPr="0067315B" w:rsidRDefault="002D3BD7" w:rsidP="00233A12">
                          <w:pPr>
                            <w:jc w:val="left"/>
                            <w:rPr>
                              <w:rFonts w:cs="Arial"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B8A0919" id="_x0000_s1031" type="#_x0000_t202" style="position:absolute;left:0;text-align:left;margin-left:17.65pt;margin-top:22.15pt;width:462.85pt;height:140.8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" filled="f" stroked="f">
              <v:textbox>
                <w:txbxContent>
                  <w:p w14:paraId="5E33D434" w14:textId="77777777" w:rsidR="002D3BD7" w:rsidRPr="0067315B" w:rsidRDefault="002D3BD7" w:rsidP="00233A12">
                    <w:pPr>
                      <w:jc w:val="left"/>
                      <w:rPr>
                        <w:rFonts w:cs="Arial"/>
                        <w:b/>
                        <w:color w:val="FFFFFF" w:themeColor="background1"/>
                        <w:sz w:val="44"/>
                      </w:rPr>
                    </w:pPr>
                    <w:r w:rsidRPr="0067315B">
                      <w:rPr>
                        <w:rFonts w:cs="Arial"/>
                        <w:b/>
                        <w:color w:val="FFFFFF" w:themeColor="background1"/>
                        <w:sz w:val="44"/>
                      </w:rPr>
                      <w:t>Johannesburg</w:t>
                    </w:r>
                  </w:p>
                  <w:p w14:paraId="0560C787" w14:textId="77777777" w:rsidR="002D3BD7" w:rsidRPr="000F3090" w:rsidRDefault="002D3BD7" w:rsidP="00233A12">
                    <w:pPr>
                      <w:spacing w:after="0" w:line="240" w:lineRule="auto"/>
                      <w:jc w:val="left"/>
                      <w:rPr>
                        <w:rFonts w:cs="Arial"/>
                        <w:color w:val="FFFFFF" w:themeColor="background1"/>
                        <w:sz w:val="24"/>
                      </w:rPr>
                    </w:pPr>
                    <w:r w:rsidRPr="000F3090">
                      <w:rPr>
                        <w:rFonts w:cs="Arial"/>
                        <w:color w:val="FFFFFF" w:themeColor="background1"/>
                        <w:sz w:val="24"/>
                      </w:rPr>
                      <w:t xml:space="preserve">Altron Karabina Building, Design Quarter District; Leslie Ave East, Fourways, Johannesburg, South Africa, 2191 </w:t>
                    </w:r>
                  </w:p>
                  <w:p w14:paraId="6CD34A73" w14:textId="77777777" w:rsidR="002D3BD7" w:rsidRPr="000F3090" w:rsidRDefault="002D3BD7" w:rsidP="00233A12">
                    <w:pPr>
                      <w:spacing w:after="0" w:line="240" w:lineRule="auto"/>
                      <w:jc w:val="left"/>
                      <w:rPr>
                        <w:rFonts w:cs="Arial"/>
                        <w:color w:val="FFFFFF" w:themeColor="background1"/>
                        <w:sz w:val="24"/>
                      </w:rPr>
                    </w:pPr>
                  </w:p>
                  <w:p w14:paraId="00DC17C4" w14:textId="77777777" w:rsidR="002D3BD7" w:rsidRPr="000F3090" w:rsidRDefault="002D3BD7" w:rsidP="00233A12">
                    <w:pPr>
                      <w:spacing w:after="0" w:line="240" w:lineRule="auto"/>
                      <w:jc w:val="left"/>
                      <w:rPr>
                        <w:rFonts w:cs="Arial"/>
                        <w:color w:val="FFFFFF" w:themeColor="background1"/>
                        <w:sz w:val="24"/>
                      </w:rPr>
                    </w:pPr>
                    <w:r w:rsidRPr="000F3090">
                      <w:rPr>
                        <w:rFonts w:cs="Arial"/>
                        <w:b/>
                        <w:color w:val="FFFFFF" w:themeColor="background1"/>
                        <w:sz w:val="24"/>
                      </w:rPr>
                      <w:t>T</w:t>
                    </w:r>
                    <w:r w:rsidRPr="000F3090">
                      <w:rPr>
                        <w:rFonts w:cs="Arial"/>
                        <w:color w:val="FFFFFF" w:themeColor="background1"/>
                        <w:sz w:val="24"/>
                      </w:rPr>
                      <w:t>: +27 11 463 8155</w:t>
                    </w:r>
                  </w:p>
                  <w:p w14:paraId="16886298" w14:textId="77777777" w:rsidR="002D3BD7" w:rsidRPr="000F3090" w:rsidRDefault="002D3BD7" w:rsidP="00233A12">
                    <w:pPr>
                      <w:spacing w:after="0" w:line="240" w:lineRule="auto"/>
                      <w:jc w:val="left"/>
                      <w:rPr>
                        <w:rFonts w:cs="Arial"/>
                        <w:color w:val="FFFFFF" w:themeColor="background1"/>
                        <w:sz w:val="22"/>
                      </w:rPr>
                    </w:pPr>
                    <w:r w:rsidRPr="000F3090">
                      <w:rPr>
                        <w:rFonts w:cs="Arial"/>
                        <w:color w:val="FFFFFF" w:themeColor="background1"/>
                        <w:sz w:val="22"/>
                      </w:rPr>
                      <w:t xml:space="preserve"> </w:t>
                    </w:r>
                  </w:p>
                  <w:p w14:paraId="093B1107" w14:textId="77777777" w:rsidR="002D3BD7" w:rsidRPr="0067315B" w:rsidRDefault="002D3BD7" w:rsidP="00233A12">
                    <w:pPr>
                      <w:jc w:val="left"/>
                      <w:rPr>
                        <w:rFonts w:cs="Arial"/>
                        <w:color w:val="FFFFFF" w:themeColor="background1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Pr="00DB4D7F">
      <w:rPr>
        <w:rFonts w:cs="Arial"/>
        <w:noProof/>
        <w:color w:val="333135"/>
        <w:sz w:val="18"/>
        <w:szCs w:val="18"/>
        <w:lang w:val="en-US"/>
      </w:rPr>
      <mc:AlternateContent>
        <mc:Choice Requires="wps">
          <w:drawing>
            <wp:anchor distT="45720" distB="45720" distL="114300" distR="114300" simplePos="0" relativeHeight="251658244" behindDoc="0" locked="0" layoutInCell="1" allowOverlap="1" wp14:anchorId="0E9DCB2E" wp14:editId="56884D25">
              <wp:simplePos x="0" y="0"/>
              <wp:positionH relativeFrom="column">
                <wp:posOffset>224155</wp:posOffset>
              </wp:positionH>
              <wp:positionV relativeFrom="paragraph">
                <wp:posOffset>2324100</wp:posOffset>
              </wp:positionV>
              <wp:extent cx="5770880" cy="1789430"/>
              <wp:effectExtent l="0" t="0" r="0" b="1270"/>
              <wp:wrapSquare wrapText="bothSides"/>
              <wp:docPr id="2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0880" cy="17894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8C2E24" w14:textId="77777777" w:rsidR="002D3BD7" w:rsidRPr="0067315B" w:rsidRDefault="002D3BD7" w:rsidP="00F63846">
                          <w:pPr>
                            <w:jc w:val="left"/>
                            <w:rPr>
                              <w:rFonts w:cs="Arial"/>
                              <w:b/>
                              <w:color w:val="FFFFFF" w:themeColor="background1"/>
                              <w:sz w:val="44"/>
                            </w:rPr>
                          </w:pPr>
                          <w:r w:rsidRPr="0067315B">
                            <w:rPr>
                              <w:rFonts w:cs="Arial"/>
                              <w:b/>
                              <w:color w:val="FFFFFF" w:themeColor="background1"/>
                              <w:sz w:val="44"/>
                            </w:rPr>
                            <w:t>Cape Town</w:t>
                          </w:r>
                        </w:p>
                        <w:p w14:paraId="10D2D753" w14:textId="77777777" w:rsidR="002D3BD7" w:rsidRPr="000F3090" w:rsidRDefault="002D3BD7" w:rsidP="00F63846">
                          <w:pPr>
                            <w:spacing w:after="0" w:line="240" w:lineRule="auto"/>
                            <w:jc w:val="left"/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</w:pPr>
                          <w:r w:rsidRPr="000F3090"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  <w:t>8</w:t>
                          </w:r>
                          <w:r w:rsidRPr="000F3090">
                            <w:rPr>
                              <w:rFonts w:cs="Arial"/>
                              <w:color w:val="FFFFFF" w:themeColor="background1"/>
                              <w:sz w:val="24"/>
                              <w:vertAlign w:val="superscript"/>
                            </w:rPr>
                            <w:t>th</w:t>
                          </w:r>
                          <w:r w:rsidRPr="000F3090"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  <w:t xml:space="preserve"> Floor </w:t>
                          </w:r>
                          <w:proofErr w:type="gramStart"/>
                          <w:r w:rsidRPr="000F3090"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  <w:t>The</w:t>
                          </w:r>
                          <w:proofErr w:type="gramEnd"/>
                          <w:r w:rsidRPr="000F3090"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  <w:t xml:space="preserve"> Edge Building, 3 Howick Close, Tyger Falls, Bellville, Cape Town, South Africa, 7925</w:t>
                          </w:r>
                        </w:p>
                        <w:p w14:paraId="039B4021" w14:textId="77777777" w:rsidR="002D3BD7" w:rsidRPr="000F3090" w:rsidRDefault="002D3BD7" w:rsidP="00F63846">
                          <w:pPr>
                            <w:spacing w:after="0" w:line="240" w:lineRule="auto"/>
                            <w:jc w:val="left"/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</w:pPr>
                        </w:p>
                        <w:p w14:paraId="75F7F592" w14:textId="77777777" w:rsidR="002D3BD7" w:rsidRPr="000F3090" w:rsidRDefault="002D3BD7" w:rsidP="00F63846">
                          <w:pPr>
                            <w:spacing w:after="0" w:line="240" w:lineRule="auto"/>
                            <w:jc w:val="left"/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</w:pPr>
                          <w:r w:rsidRPr="000F3090">
                            <w:rPr>
                              <w:rFonts w:cs="Arial"/>
                              <w:b/>
                              <w:color w:val="FFFFFF" w:themeColor="background1"/>
                              <w:sz w:val="24"/>
                            </w:rPr>
                            <w:t>T:</w:t>
                          </w:r>
                          <w:r w:rsidRPr="000F3090">
                            <w:rPr>
                              <w:rFonts w:cs="Arial"/>
                              <w:color w:val="FFFFFF" w:themeColor="background1"/>
                              <w:sz w:val="24"/>
                            </w:rPr>
                            <w:t xml:space="preserve"> +27 21 001 1044</w:t>
                          </w:r>
                        </w:p>
                        <w:p w14:paraId="4494DC19" w14:textId="77777777" w:rsidR="002D3BD7" w:rsidRPr="000F3090" w:rsidRDefault="002D3BD7" w:rsidP="00F63846">
                          <w:pPr>
                            <w:spacing w:after="0" w:line="240" w:lineRule="auto"/>
                            <w:jc w:val="left"/>
                            <w:rPr>
                              <w:rFonts w:cs="Arial"/>
                              <w:color w:val="FFFFFF" w:themeColor="background1"/>
                              <w:sz w:val="22"/>
                            </w:rPr>
                          </w:pPr>
                          <w:r w:rsidRPr="000F3090">
                            <w:rPr>
                              <w:rFonts w:cs="Arial"/>
                              <w:color w:val="FFFFFF" w:themeColor="background1"/>
                              <w:sz w:val="22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E9DCB2E" id="_x0000_s1032" type="#_x0000_t202" style="position:absolute;left:0;text-align:left;margin-left:17.65pt;margin-top:183pt;width:454.4pt;height:140.9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" filled="f" stroked="f">
              <v:textbox>
                <w:txbxContent>
                  <w:p w14:paraId="048C2E24" w14:textId="77777777" w:rsidR="002D3BD7" w:rsidRPr="0067315B" w:rsidRDefault="002D3BD7" w:rsidP="00F63846">
                    <w:pPr>
                      <w:jc w:val="left"/>
                      <w:rPr>
                        <w:rFonts w:cs="Arial"/>
                        <w:b/>
                        <w:color w:val="FFFFFF" w:themeColor="background1"/>
                        <w:sz w:val="44"/>
                      </w:rPr>
                    </w:pPr>
                    <w:r w:rsidRPr="0067315B">
                      <w:rPr>
                        <w:rFonts w:cs="Arial"/>
                        <w:b/>
                        <w:color w:val="FFFFFF" w:themeColor="background1"/>
                        <w:sz w:val="44"/>
                      </w:rPr>
                      <w:t>Cape Town</w:t>
                    </w:r>
                  </w:p>
                  <w:p w14:paraId="10D2D753" w14:textId="77777777" w:rsidR="002D3BD7" w:rsidRPr="000F3090" w:rsidRDefault="002D3BD7" w:rsidP="00F63846">
                    <w:pPr>
                      <w:spacing w:after="0" w:line="240" w:lineRule="auto"/>
                      <w:jc w:val="left"/>
                      <w:rPr>
                        <w:rFonts w:cs="Arial"/>
                        <w:color w:val="FFFFFF" w:themeColor="background1"/>
                        <w:sz w:val="24"/>
                      </w:rPr>
                    </w:pPr>
                    <w:r w:rsidRPr="000F3090">
                      <w:rPr>
                        <w:rFonts w:cs="Arial"/>
                        <w:color w:val="FFFFFF" w:themeColor="background1"/>
                        <w:sz w:val="24"/>
                      </w:rPr>
                      <w:t>8</w:t>
                    </w:r>
                    <w:r w:rsidRPr="000F3090">
                      <w:rPr>
                        <w:rFonts w:cs="Arial"/>
                        <w:color w:val="FFFFFF" w:themeColor="background1"/>
                        <w:sz w:val="24"/>
                        <w:vertAlign w:val="superscript"/>
                      </w:rPr>
                      <w:t>th</w:t>
                    </w:r>
                    <w:r w:rsidRPr="000F3090">
                      <w:rPr>
                        <w:rFonts w:cs="Arial"/>
                        <w:color w:val="FFFFFF" w:themeColor="background1"/>
                        <w:sz w:val="24"/>
                      </w:rPr>
                      <w:t xml:space="preserve"> Floor </w:t>
                    </w:r>
                    <w:proofErr w:type="gramStart"/>
                    <w:r w:rsidRPr="000F3090">
                      <w:rPr>
                        <w:rFonts w:cs="Arial"/>
                        <w:color w:val="FFFFFF" w:themeColor="background1"/>
                        <w:sz w:val="24"/>
                      </w:rPr>
                      <w:t>The</w:t>
                    </w:r>
                    <w:proofErr w:type="gramEnd"/>
                    <w:r w:rsidRPr="000F3090">
                      <w:rPr>
                        <w:rFonts w:cs="Arial"/>
                        <w:color w:val="FFFFFF" w:themeColor="background1"/>
                        <w:sz w:val="24"/>
                      </w:rPr>
                      <w:t xml:space="preserve"> Edge Building, 3 Howick Close, Tyger Falls, Bellville, Cape Town, South Africa, 7925</w:t>
                    </w:r>
                  </w:p>
                  <w:p w14:paraId="039B4021" w14:textId="77777777" w:rsidR="002D3BD7" w:rsidRPr="000F3090" w:rsidRDefault="002D3BD7" w:rsidP="00F63846">
                    <w:pPr>
                      <w:spacing w:after="0" w:line="240" w:lineRule="auto"/>
                      <w:jc w:val="left"/>
                      <w:rPr>
                        <w:rFonts w:cs="Arial"/>
                        <w:color w:val="FFFFFF" w:themeColor="background1"/>
                        <w:sz w:val="24"/>
                      </w:rPr>
                    </w:pPr>
                  </w:p>
                  <w:p w14:paraId="75F7F592" w14:textId="77777777" w:rsidR="002D3BD7" w:rsidRPr="000F3090" w:rsidRDefault="002D3BD7" w:rsidP="00F63846">
                    <w:pPr>
                      <w:spacing w:after="0" w:line="240" w:lineRule="auto"/>
                      <w:jc w:val="left"/>
                      <w:rPr>
                        <w:rFonts w:cs="Arial"/>
                        <w:color w:val="FFFFFF" w:themeColor="background1"/>
                        <w:sz w:val="24"/>
                      </w:rPr>
                    </w:pPr>
                    <w:r w:rsidRPr="000F3090">
                      <w:rPr>
                        <w:rFonts w:cs="Arial"/>
                        <w:b/>
                        <w:color w:val="FFFFFF" w:themeColor="background1"/>
                        <w:sz w:val="24"/>
                      </w:rPr>
                      <w:t>T:</w:t>
                    </w:r>
                    <w:r w:rsidRPr="000F3090">
                      <w:rPr>
                        <w:rFonts w:cs="Arial"/>
                        <w:color w:val="FFFFFF" w:themeColor="background1"/>
                        <w:sz w:val="24"/>
                      </w:rPr>
                      <w:t xml:space="preserve"> +27 21 001 1044</w:t>
                    </w:r>
                  </w:p>
                  <w:p w14:paraId="4494DC19" w14:textId="77777777" w:rsidR="002D3BD7" w:rsidRPr="000F3090" w:rsidRDefault="002D3BD7" w:rsidP="00F63846">
                    <w:pPr>
                      <w:spacing w:after="0" w:line="240" w:lineRule="auto"/>
                      <w:jc w:val="left"/>
                      <w:rPr>
                        <w:rFonts w:cs="Arial"/>
                        <w:color w:val="FFFFFF" w:themeColor="background1"/>
                        <w:sz w:val="22"/>
                      </w:rPr>
                    </w:pPr>
                    <w:r w:rsidRPr="000F3090">
                      <w:rPr>
                        <w:rFonts w:cs="Arial"/>
                        <w:color w:val="FFFFFF" w:themeColor="background1"/>
                        <w:sz w:val="22"/>
                      </w:rPr>
                      <w:t xml:space="preserve"> 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660A67">
      <w:rPr>
        <w:noProof/>
        <w:lang w:val="en-US"/>
      </w:rPr>
      <w:drawing>
        <wp:anchor distT="0" distB="0" distL="114300" distR="114300" simplePos="0" relativeHeight="251658250" behindDoc="0" locked="0" layoutInCell="1" allowOverlap="1" wp14:anchorId="46046F70" wp14:editId="33340437">
          <wp:simplePos x="0" y="0"/>
          <wp:positionH relativeFrom="margin">
            <wp:posOffset>224155</wp:posOffset>
          </wp:positionH>
          <wp:positionV relativeFrom="paragraph">
            <wp:posOffset>8770620</wp:posOffset>
          </wp:positionV>
          <wp:extent cx="3542030" cy="979170"/>
          <wp:effectExtent l="0" t="0" r="0" b="0"/>
          <wp:wrapNone/>
          <wp:docPr id="14" name="Picture 14" descr="C:\Users\kima\OneDrive - INFORMATION SYSTEMS PARTNERS PTY LTD\Branding\Altron Karabina\Altron Karabina Transparent PNG Logos\Altron-Karabina-Logo-Transparent-White-and-Blu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kima\OneDrive - INFORMATION SYSTEMS PARTNERS PTY LTD\Branding\Altron Karabina\Altron Karabina Transparent PNG Logos\Altron-Karabina-Logo-Transparent-White-and-Blue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42030" cy="979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6D92745D" wp14:editId="26871171">
              <wp:simplePos x="0" y="0"/>
              <wp:positionH relativeFrom="page">
                <wp:align>right</wp:align>
              </wp:positionH>
              <wp:positionV relativeFrom="paragraph">
                <wp:posOffset>-506398</wp:posOffset>
              </wp:positionV>
              <wp:extent cx="7628255" cy="10809027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28255" cy="10809027"/>
                      </a:xfrm>
                      <a:prstGeom prst="rect">
                        <a:avLst/>
                      </a:prstGeom>
                      <a:solidFill>
                        <a:srgbClr val="4360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4BD66FE" id="Rectangle 1" o:spid="_x0000_s1026" style="position:absolute;margin-left:549.45pt;margin-top:-39.85pt;width:600.65pt;height:851.1pt;z-index:25165824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" fillcolor="#436078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E36C5"/>
    <w:multiLevelType w:val="hybridMultilevel"/>
    <w:tmpl w:val="022C9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77088"/>
    <w:multiLevelType w:val="hybridMultilevel"/>
    <w:tmpl w:val="5D920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216DD"/>
    <w:multiLevelType w:val="hybridMultilevel"/>
    <w:tmpl w:val="3222C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F4F6C"/>
    <w:multiLevelType w:val="hybridMultilevel"/>
    <w:tmpl w:val="DC624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621DC"/>
    <w:multiLevelType w:val="hybridMultilevel"/>
    <w:tmpl w:val="98A8D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9768B"/>
    <w:multiLevelType w:val="multilevel"/>
    <w:tmpl w:val="D76853D6"/>
    <w:lvl w:ilvl="0">
      <w:start w:val="1"/>
      <w:numFmt w:val="bullet"/>
      <w:pStyle w:val="ListBullet"/>
      <w:lvlText w:val=""/>
      <w:lvlJc w:val="left"/>
      <w:pPr>
        <w:ind w:left="432" w:hanging="290"/>
      </w:pPr>
      <w:rPr>
        <w:rFonts w:ascii="Symbol" w:hAnsi="Symbol" w:hint="default"/>
        <w:color w:val="auto"/>
        <w:sz w:val="16"/>
      </w:rPr>
    </w:lvl>
    <w:lvl w:ilvl="1">
      <w:start w:val="1"/>
      <w:numFmt w:val="bullet"/>
      <w:pStyle w:val="ListBullet2"/>
      <w:lvlText w:val=""/>
      <w:lvlJc w:val="left"/>
      <w:pPr>
        <w:ind w:left="864" w:hanging="288"/>
      </w:pPr>
      <w:rPr>
        <w:rFonts w:ascii="Symbol" w:hAnsi="Symbol" w:hint="default"/>
        <w:color w:val="auto"/>
        <w:sz w:val="16"/>
      </w:rPr>
    </w:lvl>
    <w:lvl w:ilvl="2">
      <w:start w:val="1"/>
      <w:numFmt w:val="bullet"/>
      <w:lvlText w:val=""/>
      <w:lvlJc w:val="left"/>
      <w:pPr>
        <w:ind w:left="1843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410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977" w:hanging="425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544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111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678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5245" w:hanging="425"/>
      </w:pPr>
      <w:rPr>
        <w:rFonts w:ascii="Wingdings" w:hAnsi="Wingdings" w:hint="default"/>
      </w:rPr>
    </w:lvl>
  </w:abstractNum>
  <w:abstractNum w:abstractNumId="6" w15:restartNumberingAfterBreak="0">
    <w:nsid w:val="23675C1C"/>
    <w:multiLevelType w:val="hybridMultilevel"/>
    <w:tmpl w:val="BC2C9B3A"/>
    <w:lvl w:ilvl="0" w:tplc="1B48E9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A13A0"/>
    <w:multiLevelType w:val="multilevel"/>
    <w:tmpl w:val="1C09001F"/>
    <w:styleLink w:val="Style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79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526353A"/>
    <w:multiLevelType w:val="hybridMultilevel"/>
    <w:tmpl w:val="92CAE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8009A1"/>
    <w:multiLevelType w:val="hybridMultilevel"/>
    <w:tmpl w:val="34F4E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7674A"/>
    <w:multiLevelType w:val="hybridMultilevel"/>
    <w:tmpl w:val="661CBD0E"/>
    <w:lvl w:ilvl="0" w:tplc="777431C8">
      <w:start w:val="1"/>
      <w:numFmt w:val="decimal"/>
      <w:lvlText w:val="%1."/>
      <w:lvlJc w:val="left"/>
      <w:pPr>
        <w:ind w:left="720" w:hanging="360"/>
      </w:pPr>
      <w:rPr>
        <w:rFonts w:hint="default"/>
        <w:color w:val="43607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EA500B"/>
    <w:multiLevelType w:val="hybridMultilevel"/>
    <w:tmpl w:val="9DE4D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517FA5"/>
    <w:multiLevelType w:val="hybridMultilevel"/>
    <w:tmpl w:val="AF422D5E"/>
    <w:lvl w:ilvl="0" w:tplc="04D4AB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2F249F"/>
    <w:multiLevelType w:val="hybridMultilevel"/>
    <w:tmpl w:val="91E8D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AD57BC"/>
    <w:multiLevelType w:val="multilevel"/>
    <w:tmpl w:val="36A0143A"/>
    <w:lvl w:ilvl="0">
      <w:start w:val="1"/>
      <w:numFmt w:val="decimal"/>
      <w:pStyle w:val="Heading1"/>
      <w:lvlText w:val="%1.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134" w:hanging="113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34" w:hanging="113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34" w:hanging="113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34" w:hanging="1134"/>
      </w:pPr>
      <w:rPr>
        <w:rFonts w:hint="default"/>
      </w:rPr>
    </w:lvl>
  </w:abstractNum>
  <w:abstractNum w:abstractNumId="15" w15:restartNumberingAfterBreak="0">
    <w:nsid w:val="6F776FDA"/>
    <w:multiLevelType w:val="hybridMultilevel"/>
    <w:tmpl w:val="98A45102"/>
    <w:lvl w:ilvl="0" w:tplc="777431C8">
      <w:start w:val="1"/>
      <w:numFmt w:val="decimal"/>
      <w:lvlText w:val="%1."/>
      <w:lvlJc w:val="left"/>
      <w:pPr>
        <w:ind w:left="720" w:hanging="360"/>
      </w:pPr>
      <w:rPr>
        <w:rFonts w:hint="default"/>
        <w:color w:val="43607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5"/>
  </w:num>
  <w:num w:numId="4">
    <w:abstractNumId w:val="9"/>
  </w:num>
  <w:num w:numId="5">
    <w:abstractNumId w:val="3"/>
  </w:num>
  <w:num w:numId="6">
    <w:abstractNumId w:val="12"/>
  </w:num>
  <w:num w:numId="7">
    <w:abstractNumId w:val="4"/>
  </w:num>
  <w:num w:numId="8">
    <w:abstractNumId w:val="13"/>
  </w:num>
  <w:num w:numId="9">
    <w:abstractNumId w:val="0"/>
  </w:num>
  <w:num w:numId="10">
    <w:abstractNumId w:val="6"/>
  </w:num>
  <w:num w:numId="11">
    <w:abstractNumId w:val="11"/>
  </w:num>
  <w:num w:numId="12">
    <w:abstractNumId w:val="15"/>
  </w:num>
  <w:num w:numId="13">
    <w:abstractNumId w:val="1"/>
  </w:num>
  <w:num w:numId="14">
    <w:abstractNumId w:val="8"/>
  </w:num>
  <w:num w:numId="15">
    <w:abstractNumId w:val="2"/>
  </w:num>
  <w:num w:numId="16">
    <w:abstractNumId w:val="10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el Kempenaars">
    <w15:presenceInfo w15:providerId="AD" w15:userId="S::melk@ispartners.co.za::81106187-f07f-4d7a-978f-77822d441b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attachedTemplate r:id="rId1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C36"/>
    <w:rsid w:val="00002773"/>
    <w:rsid w:val="00014672"/>
    <w:rsid w:val="00031351"/>
    <w:rsid w:val="00031490"/>
    <w:rsid w:val="000348BF"/>
    <w:rsid w:val="00035A7B"/>
    <w:rsid w:val="000510DE"/>
    <w:rsid w:val="00052371"/>
    <w:rsid w:val="0005658F"/>
    <w:rsid w:val="000650F4"/>
    <w:rsid w:val="00072803"/>
    <w:rsid w:val="00073CDC"/>
    <w:rsid w:val="000932CC"/>
    <w:rsid w:val="000953AB"/>
    <w:rsid w:val="00096A32"/>
    <w:rsid w:val="000A1DC2"/>
    <w:rsid w:val="000A3697"/>
    <w:rsid w:val="000A7E23"/>
    <w:rsid w:val="000B0CC9"/>
    <w:rsid w:val="000C1673"/>
    <w:rsid w:val="000C302E"/>
    <w:rsid w:val="000C6C3E"/>
    <w:rsid w:val="000E462A"/>
    <w:rsid w:val="000E7A17"/>
    <w:rsid w:val="000F3090"/>
    <w:rsid w:val="000F7C3E"/>
    <w:rsid w:val="00100057"/>
    <w:rsid w:val="00100AFE"/>
    <w:rsid w:val="00110B00"/>
    <w:rsid w:val="00114E2B"/>
    <w:rsid w:val="00115E40"/>
    <w:rsid w:val="0012189B"/>
    <w:rsid w:val="00124A9A"/>
    <w:rsid w:val="00126C79"/>
    <w:rsid w:val="001279FE"/>
    <w:rsid w:val="00135C98"/>
    <w:rsid w:val="001404D9"/>
    <w:rsid w:val="0014119E"/>
    <w:rsid w:val="00142DBB"/>
    <w:rsid w:val="001456CE"/>
    <w:rsid w:val="001464F5"/>
    <w:rsid w:val="001477C9"/>
    <w:rsid w:val="001502EB"/>
    <w:rsid w:val="00153A68"/>
    <w:rsid w:val="00155898"/>
    <w:rsid w:val="0016021F"/>
    <w:rsid w:val="00160BD1"/>
    <w:rsid w:val="0018136A"/>
    <w:rsid w:val="00182DF9"/>
    <w:rsid w:val="00184603"/>
    <w:rsid w:val="00190C7D"/>
    <w:rsid w:val="001B02D1"/>
    <w:rsid w:val="001B2913"/>
    <w:rsid w:val="001B57D0"/>
    <w:rsid w:val="001B74C3"/>
    <w:rsid w:val="001C2022"/>
    <w:rsid w:val="001D1AA4"/>
    <w:rsid w:val="001D1E4C"/>
    <w:rsid w:val="001E1459"/>
    <w:rsid w:val="001E7404"/>
    <w:rsid w:val="00200098"/>
    <w:rsid w:val="00201DB6"/>
    <w:rsid w:val="002145EA"/>
    <w:rsid w:val="002152DC"/>
    <w:rsid w:val="00216E46"/>
    <w:rsid w:val="00224325"/>
    <w:rsid w:val="00227222"/>
    <w:rsid w:val="00230D27"/>
    <w:rsid w:val="002316B6"/>
    <w:rsid w:val="00233A12"/>
    <w:rsid w:val="0023458E"/>
    <w:rsid w:val="00246737"/>
    <w:rsid w:val="002502A2"/>
    <w:rsid w:val="00252463"/>
    <w:rsid w:val="0025553A"/>
    <w:rsid w:val="00263215"/>
    <w:rsid w:val="00263941"/>
    <w:rsid w:val="00263C2A"/>
    <w:rsid w:val="00264654"/>
    <w:rsid w:val="00265C68"/>
    <w:rsid w:val="00270B19"/>
    <w:rsid w:val="00275E27"/>
    <w:rsid w:val="00276406"/>
    <w:rsid w:val="00280807"/>
    <w:rsid w:val="00280DF2"/>
    <w:rsid w:val="00281EAB"/>
    <w:rsid w:val="00281EBD"/>
    <w:rsid w:val="002932EB"/>
    <w:rsid w:val="00296801"/>
    <w:rsid w:val="002A5075"/>
    <w:rsid w:val="002B0F9D"/>
    <w:rsid w:val="002B0FD3"/>
    <w:rsid w:val="002B6171"/>
    <w:rsid w:val="002B7624"/>
    <w:rsid w:val="002C60FF"/>
    <w:rsid w:val="002D3BD7"/>
    <w:rsid w:val="002E5863"/>
    <w:rsid w:val="002E5B20"/>
    <w:rsid w:val="00303C4A"/>
    <w:rsid w:val="00311362"/>
    <w:rsid w:val="00311518"/>
    <w:rsid w:val="00311EE4"/>
    <w:rsid w:val="003144D8"/>
    <w:rsid w:val="00324EF0"/>
    <w:rsid w:val="00331033"/>
    <w:rsid w:val="003425B4"/>
    <w:rsid w:val="00353B87"/>
    <w:rsid w:val="00354FBA"/>
    <w:rsid w:val="00362314"/>
    <w:rsid w:val="00377331"/>
    <w:rsid w:val="00386516"/>
    <w:rsid w:val="0039143C"/>
    <w:rsid w:val="0039387D"/>
    <w:rsid w:val="003976CA"/>
    <w:rsid w:val="003A48D1"/>
    <w:rsid w:val="003E3352"/>
    <w:rsid w:val="003F102D"/>
    <w:rsid w:val="003F4414"/>
    <w:rsid w:val="003F5531"/>
    <w:rsid w:val="003F5A17"/>
    <w:rsid w:val="003F7322"/>
    <w:rsid w:val="00400F5E"/>
    <w:rsid w:val="00402665"/>
    <w:rsid w:val="00405378"/>
    <w:rsid w:val="00412059"/>
    <w:rsid w:val="00421DBD"/>
    <w:rsid w:val="00423DF8"/>
    <w:rsid w:val="00427AD9"/>
    <w:rsid w:val="0044456C"/>
    <w:rsid w:val="00447535"/>
    <w:rsid w:val="00454F93"/>
    <w:rsid w:val="0045555A"/>
    <w:rsid w:val="00463C69"/>
    <w:rsid w:val="00467128"/>
    <w:rsid w:val="00480C6D"/>
    <w:rsid w:val="0048311E"/>
    <w:rsid w:val="00487B64"/>
    <w:rsid w:val="00487D3A"/>
    <w:rsid w:val="004A0349"/>
    <w:rsid w:val="004A1D65"/>
    <w:rsid w:val="004A2CDB"/>
    <w:rsid w:val="004A460E"/>
    <w:rsid w:val="004A4DE4"/>
    <w:rsid w:val="004B3279"/>
    <w:rsid w:val="004C42EB"/>
    <w:rsid w:val="004D646D"/>
    <w:rsid w:val="004E00B7"/>
    <w:rsid w:val="004E134C"/>
    <w:rsid w:val="004F0037"/>
    <w:rsid w:val="004F2A11"/>
    <w:rsid w:val="004F695A"/>
    <w:rsid w:val="00502963"/>
    <w:rsid w:val="005067D0"/>
    <w:rsid w:val="00532F24"/>
    <w:rsid w:val="005342B5"/>
    <w:rsid w:val="00535F3E"/>
    <w:rsid w:val="0053675F"/>
    <w:rsid w:val="0055028E"/>
    <w:rsid w:val="005576E8"/>
    <w:rsid w:val="00560698"/>
    <w:rsid w:val="005666C8"/>
    <w:rsid w:val="00567AF7"/>
    <w:rsid w:val="00583B3C"/>
    <w:rsid w:val="00591219"/>
    <w:rsid w:val="00597B6E"/>
    <w:rsid w:val="005A079D"/>
    <w:rsid w:val="005A333A"/>
    <w:rsid w:val="005B1405"/>
    <w:rsid w:val="005B73FC"/>
    <w:rsid w:val="005C2AA2"/>
    <w:rsid w:val="005D26C4"/>
    <w:rsid w:val="005D52BE"/>
    <w:rsid w:val="005E4ABB"/>
    <w:rsid w:val="005F01EB"/>
    <w:rsid w:val="005F16B3"/>
    <w:rsid w:val="00601F11"/>
    <w:rsid w:val="00603866"/>
    <w:rsid w:val="0060453B"/>
    <w:rsid w:val="00605550"/>
    <w:rsid w:val="0062434F"/>
    <w:rsid w:val="006469FF"/>
    <w:rsid w:val="00655B33"/>
    <w:rsid w:val="0066072E"/>
    <w:rsid w:val="00660A67"/>
    <w:rsid w:val="00665284"/>
    <w:rsid w:val="00665FE5"/>
    <w:rsid w:val="006707E7"/>
    <w:rsid w:val="00672EB2"/>
    <w:rsid w:val="0067315B"/>
    <w:rsid w:val="00673BD5"/>
    <w:rsid w:val="00674129"/>
    <w:rsid w:val="00674D8D"/>
    <w:rsid w:val="006762D1"/>
    <w:rsid w:val="00677D35"/>
    <w:rsid w:val="00680016"/>
    <w:rsid w:val="0068017F"/>
    <w:rsid w:val="0069109D"/>
    <w:rsid w:val="00693776"/>
    <w:rsid w:val="006937B9"/>
    <w:rsid w:val="00694755"/>
    <w:rsid w:val="00695A73"/>
    <w:rsid w:val="006A1F60"/>
    <w:rsid w:val="006A47DD"/>
    <w:rsid w:val="006A6D0D"/>
    <w:rsid w:val="006C1A50"/>
    <w:rsid w:val="006C22F8"/>
    <w:rsid w:val="006C5040"/>
    <w:rsid w:val="006D2024"/>
    <w:rsid w:val="006D3530"/>
    <w:rsid w:val="006D6D66"/>
    <w:rsid w:val="006D78D9"/>
    <w:rsid w:val="006E50A8"/>
    <w:rsid w:val="006F1D75"/>
    <w:rsid w:val="006F3095"/>
    <w:rsid w:val="006F6B97"/>
    <w:rsid w:val="007013F5"/>
    <w:rsid w:val="007052C0"/>
    <w:rsid w:val="00712F1A"/>
    <w:rsid w:val="0071591F"/>
    <w:rsid w:val="00715B10"/>
    <w:rsid w:val="00724084"/>
    <w:rsid w:val="007304B6"/>
    <w:rsid w:val="0073313D"/>
    <w:rsid w:val="00735747"/>
    <w:rsid w:val="00751CED"/>
    <w:rsid w:val="007569E3"/>
    <w:rsid w:val="00757C35"/>
    <w:rsid w:val="007737DF"/>
    <w:rsid w:val="00774249"/>
    <w:rsid w:val="00781A53"/>
    <w:rsid w:val="007850BE"/>
    <w:rsid w:val="00786CD6"/>
    <w:rsid w:val="007A0754"/>
    <w:rsid w:val="007A3D6D"/>
    <w:rsid w:val="007A7A38"/>
    <w:rsid w:val="007B139A"/>
    <w:rsid w:val="007B4E48"/>
    <w:rsid w:val="007C0D43"/>
    <w:rsid w:val="007C7E25"/>
    <w:rsid w:val="007D418A"/>
    <w:rsid w:val="007D62AB"/>
    <w:rsid w:val="007E5EFD"/>
    <w:rsid w:val="007F31FC"/>
    <w:rsid w:val="00800FF5"/>
    <w:rsid w:val="00804A8C"/>
    <w:rsid w:val="008146F5"/>
    <w:rsid w:val="00821EDE"/>
    <w:rsid w:val="0082237A"/>
    <w:rsid w:val="00826CB2"/>
    <w:rsid w:val="00827AD7"/>
    <w:rsid w:val="00837960"/>
    <w:rsid w:val="00840603"/>
    <w:rsid w:val="00851766"/>
    <w:rsid w:val="00855A58"/>
    <w:rsid w:val="0086416D"/>
    <w:rsid w:val="00870AF7"/>
    <w:rsid w:val="008733A1"/>
    <w:rsid w:val="00874EB6"/>
    <w:rsid w:val="00875D33"/>
    <w:rsid w:val="008773D9"/>
    <w:rsid w:val="008845A0"/>
    <w:rsid w:val="00886ECC"/>
    <w:rsid w:val="008966FF"/>
    <w:rsid w:val="008A24D9"/>
    <w:rsid w:val="008A6005"/>
    <w:rsid w:val="008B5A17"/>
    <w:rsid w:val="008D04E5"/>
    <w:rsid w:val="008D4BE7"/>
    <w:rsid w:val="008D607F"/>
    <w:rsid w:val="008E27B2"/>
    <w:rsid w:val="008E35BB"/>
    <w:rsid w:val="008E6638"/>
    <w:rsid w:val="008F0B50"/>
    <w:rsid w:val="008F335B"/>
    <w:rsid w:val="008F34C9"/>
    <w:rsid w:val="00902D8D"/>
    <w:rsid w:val="009067B3"/>
    <w:rsid w:val="00910AF5"/>
    <w:rsid w:val="00911927"/>
    <w:rsid w:val="00911C56"/>
    <w:rsid w:val="00912416"/>
    <w:rsid w:val="009128DF"/>
    <w:rsid w:val="00916C7A"/>
    <w:rsid w:val="0091729F"/>
    <w:rsid w:val="00921F4C"/>
    <w:rsid w:val="0094332D"/>
    <w:rsid w:val="00960CCD"/>
    <w:rsid w:val="00961C73"/>
    <w:rsid w:val="00961E07"/>
    <w:rsid w:val="00963DD7"/>
    <w:rsid w:val="009710F7"/>
    <w:rsid w:val="009808D6"/>
    <w:rsid w:val="009901EA"/>
    <w:rsid w:val="009910C3"/>
    <w:rsid w:val="009959DD"/>
    <w:rsid w:val="009A19B8"/>
    <w:rsid w:val="009A24AF"/>
    <w:rsid w:val="009A4BE5"/>
    <w:rsid w:val="009B1076"/>
    <w:rsid w:val="009B3118"/>
    <w:rsid w:val="009B560B"/>
    <w:rsid w:val="009C0371"/>
    <w:rsid w:val="009D0FC5"/>
    <w:rsid w:val="009E7526"/>
    <w:rsid w:val="00A05E3E"/>
    <w:rsid w:val="00A11964"/>
    <w:rsid w:val="00A230AF"/>
    <w:rsid w:val="00A31E76"/>
    <w:rsid w:val="00A346F6"/>
    <w:rsid w:val="00A37990"/>
    <w:rsid w:val="00A37CEF"/>
    <w:rsid w:val="00A52FAC"/>
    <w:rsid w:val="00A80393"/>
    <w:rsid w:val="00A83654"/>
    <w:rsid w:val="00A83B40"/>
    <w:rsid w:val="00A902B3"/>
    <w:rsid w:val="00A90C08"/>
    <w:rsid w:val="00A97DC4"/>
    <w:rsid w:val="00AA2589"/>
    <w:rsid w:val="00AB33A4"/>
    <w:rsid w:val="00AB77C4"/>
    <w:rsid w:val="00AC3741"/>
    <w:rsid w:val="00AC3885"/>
    <w:rsid w:val="00AC397B"/>
    <w:rsid w:val="00AC4FB9"/>
    <w:rsid w:val="00AD39B1"/>
    <w:rsid w:val="00AD4DB3"/>
    <w:rsid w:val="00AD590F"/>
    <w:rsid w:val="00AE0251"/>
    <w:rsid w:val="00AE0C58"/>
    <w:rsid w:val="00AE4AB4"/>
    <w:rsid w:val="00AE5D2D"/>
    <w:rsid w:val="00AF6B54"/>
    <w:rsid w:val="00AF7C36"/>
    <w:rsid w:val="00B04A0A"/>
    <w:rsid w:val="00B168F8"/>
    <w:rsid w:val="00B1731B"/>
    <w:rsid w:val="00B20FE5"/>
    <w:rsid w:val="00B2501E"/>
    <w:rsid w:val="00B26FEB"/>
    <w:rsid w:val="00B30E12"/>
    <w:rsid w:val="00B312EC"/>
    <w:rsid w:val="00B370A6"/>
    <w:rsid w:val="00B43E2D"/>
    <w:rsid w:val="00B518DC"/>
    <w:rsid w:val="00B52911"/>
    <w:rsid w:val="00B54B4E"/>
    <w:rsid w:val="00B57F72"/>
    <w:rsid w:val="00B622E7"/>
    <w:rsid w:val="00B67D28"/>
    <w:rsid w:val="00B72C49"/>
    <w:rsid w:val="00B95DEE"/>
    <w:rsid w:val="00BA1E4E"/>
    <w:rsid w:val="00BA21A7"/>
    <w:rsid w:val="00BA2C24"/>
    <w:rsid w:val="00BB3BD6"/>
    <w:rsid w:val="00BB4D9E"/>
    <w:rsid w:val="00BB4DAA"/>
    <w:rsid w:val="00BC26B9"/>
    <w:rsid w:val="00BC48B8"/>
    <w:rsid w:val="00BC777E"/>
    <w:rsid w:val="00BD12F8"/>
    <w:rsid w:val="00BD547B"/>
    <w:rsid w:val="00BD7595"/>
    <w:rsid w:val="00BE185D"/>
    <w:rsid w:val="00BF0FC9"/>
    <w:rsid w:val="00BF5CBD"/>
    <w:rsid w:val="00BF7BD7"/>
    <w:rsid w:val="00C02650"/>
    <w:rsid w:val="00C04167"/>
    <w:rsid w:val="00C14D72"/>
    <w:rsid w:val="00C17A5C"/>
    <w:rsid w:val="00C4347C"/>
    <w:rsid w:val="00C44B7E"/>
    <w:rsid w:val="00C465BA"/>
    <w:rsid w:val="00C46F37"/>
    <w:rsid w:val="00C5150F"/>
    <w:rsid w:val="00C517D6"/>
    <w:rsid w:val="00C52E85"/>
    <w:rsid w:val="00C5680C"/>
    <w:rsid w:val="00C57EF0"/>
    <w:rsid w:val="00C605DC"/>
    <w:rsid w:val="00C62156"/>
    <w:rsid w:val="00C733BC"/>
    <w:rsid w:val="00C774EA"/>
    <w:rsid w:val="00C77B8B"/>
    <w:rsid w:val="00C90EEE"/>
    <w:rsid w:val="00C91516"/>
    <w:rsid w:val="00CB414B"/>
    <w:rsid w:val="00CC1BCC"/>
    <w:rsid w:val="00CD4ADD"/>
    <w:rsid w:val="00CD4D9B"/>
    <w:rsid w:val="00CD639B"/>
    <w:rsid w:val="00CE27AC"/>
    <w:rsid w:val="00CE2ED5"/>
    <w:rsid w:val="00CE3789"/>
    <w:rsid w:val="00CE7039"/>
    <w:rsid w:val="00CF0965"/>
    <w:rsid w:val="00CF4FE5"/>
    <w:rsid w:val="00CF71D8"/>
    <w:rsid w:val="00D02B89"/>
    <w:rsid w:val="00D16731"/>
    <w:rsid w:val="00D233CD"/>
    <w:rsid w:val="00D264C8"/>
    <w:rsid w:val="00D311CC"/>
    <w:rsid w:val="00D318A3"/>
    <w:rsid w:val="00D41269"/>
    <w:rsid w:val="00D423BC"/>
    <w:rsid w:val="00D56F57"/>
    <w:rsid w:val="00D570CE"/>
    <w:rsid w:val="00D64926"/>
    <w:rsid w:val="00D71CA7"/>
    <w:rsid w:val="00D725EA"/>
    <w:rsid w:val="00D8299B"/>
    <w:rsid w:val="00D85B1A"/>
    <w:rsid w:val="00D877BC"/>
    <w:rsid w:val="00D91EE6"/>
    <w:rsid w:val="00D957C2"/>
    <w:rsid w:val="00D96503"/>
    <w:rsid w:val="00DA1786"/>
    <w:rsid w:val="00DA2E48"/>
    <w:rsid w:val="00DA66DB"/>
    <w:rsid w:val="00DB0AA1"/>
    <w:rsid w:val="00DC2D76"/>
    <w:rsid w:val="00DD396C"/>
    <w:rsid w:val="00DD5050"/>
    <w:rsid w:val="00DE0257"/>
    <w:rsid w:val="00DF2C70"/>
    <w:rsid w:val="00E0197C"/>
    <w:rsid w:val="00E047C8"/>
    <w:rsid w:val="00E1323B"/>
    <w:rsid w:val="00E33A8E"/>
    <w:rsid w:val="00E35997"/>
    <w:rsid w:val="00E42F10"/>
    <w:rsid w:val="00E47FAF"/>
    <w:rsid w:val="00E50B2A"/>
    <w:rsid w:val="00E515A1"/>
    <w:rsid w:val="00E57FC0"/>
    <w:rsid w:val="00E61ADD"/>
    <w:rsid w:val="00E65B66"/>
    <w:rsid w:val="00E66026"/>
    <w:rsid w:val="00E66579"/>
    <w:rsid w:val="00E67B45"/>
    <w:rsid w:val="00E71A0F"/>
    <w:rsid w:val="00E80471"/>
    <w:rsid w:val="00E823B1"/>
    <w:rsid w:val="00E84834"/>
    <w:rsid w:val="00E876DB"/>
    <w:rsid w:val="00EA44DE"/>
    <w:rsid w:val="00EA4A7F"/>
    <w:rsid w:val="00EA4A81"/>
    <w:rsid w:val="00EA6FE4"/>
    <w:rsid w:val="00EB5B2A"/>
    <w:rsid w:val="00EB75EB"/>
    <w:rsid w:val="00EC18CF"/>
    <w:rsid w:val="00EC6061"/>
    <w:rsid w:val="00EC6684"/>
    <w:rsid w:val="00ED25C4"/>
    <w:rsid w:val="00ED768D"/>
    <w:rsid w:val="00EE1A52"/>
    <w:rsid w:val="00EE3BDB"/>
    <w:rsid w:val="00EE4C48"/>
    <w:rsid w:val="00F01898"/>
    <w:rsid w:val="00F06020"/>
    <w:rsid w:val="00F10A64"/>
    <w:rsid w:val="00F15F23"/>
    <w:rsid w:val="00F16110"/>
    <w:rsid w:val="00F175D0"/>
    <w:rsid w:val="00F17E15"/>
    <w:rsid w:val="00F20AE0"/>
    <w:rsid w:val="00F27C69"/>
    <w:rsid w:val="00F508FC"/>
    <w:rsid w:val="00F55762"/>
    <w:rsid w:val="00F6286D"/>
    <w:rsid w:val="00F634AB"/>
    <w:rsid w:val="00F63846"/>
    <w:rsid w:val="00F6648D"/>
    <w:rsid w:val="00F7646F"/>
    <w:rsid w:val="00F77507"/>
    <w:rsid w:val="00F8013B"/>
    <w:rsid w:val="00F8690E"/>
    <w:rsid w:val="00F903B2"/>
    <w:rsid w:val="00F9222D"/>
    <w:rsid w:val="00F9673B"/>
    <w:rsid w:val="00FA3CC5"/>
    <w:rsid w:val="00FB1F0F"/>
    <w:rsid w:val="00FB280A"/>
    <w:rsid w:val="00FB5020"/>
    <w:rsid w:val="00FD4CD0"/>
    <w:rsid w:val="00FE1268"/>
    <w:rsid w:val="00FE3444"/>
    <w:rsid w:val="00FF5A7E"/>
    <w:rsid w:val="00FF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B44262"/>
  <w15:chartTrackingRefBased/>
  <w15:docId w15:val="{D98E44C5-D107-42FE-9360-3C9892B00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5C68"/>
    <w:pPr>
      <w:spacing w:before="120" w:after="60" w:line="264" w:lineRule="auto"/>
      <w:jc w:val="both"/>
    </w:pPr>
    <w:rPr>
      <w:rFonts w:ascii="Arial" w:hAnsi="Arial"/>
      <w:color w:val="436078"/>
      <w:sz w:val="20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5D26C4"/>
    <w:pPr>
      <w:keepNext/>
      <w:keepLines/>
      <w:numPr>
        <w:numId w:val="1"/>
      </w:numPr>
      <w:spacing w:before="0" w:after="120"/>
      <w:ind w:left="1138" w:hanging="1138"/>
      <w:outlineLvl w:val="0"/>
    </w:pPr>
    <w:rPr>
      <w:b/>
      <w:color w:val="2A4391"/>
      <w:sz w:val="36"/>
      <w:szCs w:val="36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F7C3E"/>
    <w:pPr>
      <w:keepNext/>
      <w:numPr>
        <w:ilvl w:val="1"/>
        <w:numId w:val="1"/>
      </w:numPr>
      <w:spacing w:after="80"/>
      <w:outlineLvl w:val="1"/>
    </w:pPr>
    <w:rPr>
      <w:b/>
      <w:color w:val="2A4391"/>
      <w:sz w:val="32"/>
      <w:szCs w:val="32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0F7C3E"/>
    <w:pPr>
      <w:keepNext/>
      <w:keepLines/>
      <w:numPr>
        <w:ilvl w:val="2"/>
        <w:numId w:val="1"/>
      </w:numPr>
      <w:spacing w:after="80"/>
      <w:outlineLvl w:val="2"/>
    </w:pPr>
    <w:rPr>
      <w:b/>
      <w:color w:val="2A4391"/>
      <w:sz w:val="28"/>
      <w:szCs w:val="28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0F7C3E"/>
    <w:pPr>
      <w:numPr>
        <w:ilvl w:val="3"/>
        <w:numId w:val="1"/>
      </w:numPr>
      <w:spacing w:after="80"/>
      <w:outlineLvl w:val="3"/>
    </w:pPr>
    <w:rPr>
      <w:b/>
      <w:color w:val="2A4391"/>
      <w:sz w:val="24"/>
      <w:szCs w:val="24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0F7C3E"/>
    <w:pPr>
      <w:numPr>
        <w:ilvl w:val="4"/>
        <w:numId w:val="1"/>
      </w:numPr>
      <w:spacing w:after="80"/>
      <w:outlineLvl w:val="4"/>
    </w:pPr>
    <w:rPr>
      <w:b/>
      <w:color w:val="2A4391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6215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5D7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6215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5D71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6215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6215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F7C3E"/>
    <w:rPr>
      <w:rFonts w:ascii="Arial" w:hAnsi="Arial"/>
      <w:b/>
      <w:color w:val="2A439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F7C3E"/>
    <w:rPr>
      <w:rFonts w:ascii="Arial" w:hAnsi="Arial"/>
      <w:b/>
      <w:color w:val="2A439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F7C3E"/>
    <w:rPr>
      <w:rFonts w:ascii="Arial" w:hAnsi="Arial"/>
      <w:b/>
      <w:color w:val="2A4391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rsid w:val="00C621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21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5Char">
    <w:name w:val="Heading 5 Char"/>
    <w:basedOn w:val="DefaultParagraphFont"/>
    <w:link w:val="Heading5"/>
    <w:uiPriority w:val="9"/>
    <w:rsid w:val="000F7C3E"/>
    <w:rPr>
      <w:rFonts w:ascii="Arial" w:hAnsi="Arial"/>
      <w:b/>
      <w:color w:val="2A439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C62156"/>
    <w:rPr>
      <w:rFonts w:asciiTheme="majorHAnsi" w:eastAsiaTheme="majorEastAsia" w:hAnsiTheme="majorHAnsi" w:cstheme="majorBidi"/>
      <w:color w:val="005D7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62156"/>
    <w:rPr>
      <w:rFonts w:asciiTheme="majorHAnsi" w:eastAsiaTheme="majorEastAsia" w:hAnsiTheme="majorHAnsi" w:cstheme="majorBidi"/>
      <w:i/>
      <w:iCs/>
      <w:color w:val="005D71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6215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6215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K">
    <w:name w:val="NormalK"/>
    <w:basedOn w:val="Normal"/>
    <w:link w:val="NormalKChar"/>
    <w:qFormat/>
    <w:rsid w:val="00126C79"/>
    <w:pPr>
      <w:keepNext/>
      <w:keepLines/>
    </w:pPr>
    <w:rPr>
      <w:color w:val="FFFFFF" w:themeColor="background1"/>
    </w:rPr>
  </w:style>
  <w:style w:type="paragraph" w:styleId="Header">
    <w:name w:val="header"/>
    <w:basedOn w:val="Normal"/>
    <w:link w:val="HeaderChar"/>
    <w:uiPriority w:val="99"/>
    <w:unhideWhenUsed/>
    <w:rsid w:val="00C62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ormalKChar">
    <w:name w:val="NormalK Char"/>
    <w:basedOn w:val="DefaultParagraphFont"/>
    <w:link w:val="NormalK"/>
    <w:rsid w:val="00126C79"/>
    <w:rPr>
      <w:rFonts w:ascii="Arial" w:hAnsi="Arial"/>
      <w:color w:val="FFFFFF" w:themeColor="background1"/>
      <w:sz w:val="21"/>
    </w:rPr>
  </w:style>
  <w:style w:type="character" w:customStyle="1" w:styleId="HeaderChar">
    <w:name w:val="Header Char"/>
    <w:basedOn w:val="DefaultParagraphFont"/>
    <w:link w:val="Header"/>
    <w:uiPriority w:val="99"/>
    <w:rsid w:val="00C62156"/>
    <w:rPr>
      <w:rFonts w:ascii="Avenir LT Std 35 Light" w:hAnsi="Avenir LT Std 35 Light"/>
    </w:rPr>
  </w:style>
  <w:style w:type="paragraph" w:styleId="Footer">
    <w:name w:val="footer"/>
    <w:basedOn w:val="Normal"/>
    <w:link w:val="FooterChar"/>
    <w:uiPriority w:val="99"/>
    <w:unhideWhenUsed/>
    <w:rsid w:val="00C62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156"/>
    <w:rPr>
      <w:rFonts w:ascii="Avenir LT Std 35 Light" w:hAnsi="Avenir LT Std 35 Light"/>
    </w:rPr>
  </w:style>
  <w:style w:type="table" w:styleId="TableGrid">
    <w:name w:val="Table Grid"/>
    <w:basedOn w:val="TableNormal"/>
    <w:uiPriority w:val="39"/>
    <w:rsid w:val="00BA21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A21A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D26C4"/>
    <w:rPr>
      <w:rFonts w:ascii="Arial" w:hAnsi="Arial"/>
      <w:b/>
      <w:color w:val="2A4391"/>
      <w:sz w:val="36"/>
      <w:szCs w:val="36"/>
    </w:rPr>
  </w:style>
  <w:style w:type="paragraph" w:customStyle="1" w:styleId="MainHeading">
    <w:name w:val="Main Heading"/>
    <w:link w:val="MainHeadingChar"/>
    <w:qFormat/>
    <w:rsid w:val="00AA2589"/>
    <w:rPr>
      <w:rFonts w:ascii="Arial" w:eastAsiaTheme="majorEastAsia" w:hAnsi="Arial" w:cstheme="majorBidi"/>
      <w:color w:val="00BBE3"/>
      <w:sz w:val="40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C517D6"/>
    <w:pPr>
      <w:ind w:left="720"/>
      <w:contextualSpacing/>
    </w:pPr>
  </w:style>
  <w:style w:type="character" w:customStyle="1" w:styleId="MainHeadingChar">
    <w:name w:val="Main Heading Char"/>
    <w:basedOn w:val="Heading1Char"/>
    <w:link w:val="MainHeading"/>
    <w:rsid w:val="00AA2589"/>
    <w:rPr>
      <w:rFonts w:ascii="Arial" w:eastAsiaTheme="majorEastAsia" w:hAnsi="Arial" w:cstheme="majorBidi"/>
      <w:b w:val="0"/>
      <w:color w:val="00BBE3"/>
      <w:sz w:val="40"/>
      <w:szCs w:val="32"/>
    </w:rPr>
  </w:style>
  <w:style w:type="paragraph" w:styleId="TOC1">
    <w:name w:val="toc 1"/>
    <w:next w:val="Normal"/>
    <w:autoRedefine/>
    <w:uiPriority w:val="39"/>
    <w:unhideWhenUsed/>
    <w:rsid w:val="00C46F37"/>
    <w:pPr>
      <w:spacing w:before="120" w:after="120"/>
    </w:pPr>
    <w:rPr>
      <w:rFonts w:ascii="Avenir LT Std 35 Light" w:hAnsi="Avenir LT Std 35 Light"/>
      <w:b/>
      <w:bCs/>
      <w:szCs w:val="20"/>
    </w:rPr>
  </w:style>
  <w:style w:type="paragraph" w:styleId="TOC2">
    <w:name w:val="toc 2"/>
    <w:basedOn w:val="TOC1"/>
    <w:next w:val="Normal"/>
    <w:autoRedefine/>
    <w:uiPriority w:val="39"/>
    <w:unhideWhenUsed/>
    <w:rsid w:val="00C46F37"/>
    <w:pPr>
      <w:spacing w:after="0"/>
    </w:pPr>
    <w:rPr>
      <w:b w:val="0"/>
    </w:rPr>
  </w:style>
  <w:style w:type="paragraph" w:styleId="TOC3">
    <w:name w:val="toc 3"/>
    <w:basedOn w:val="TOC2"/>
    <w:next w:val="Normal"/>
    <w:autoRedefine/>
    <w:uiPriority w:val="39"/>
    <w:unhideWhenUsed/>
    <w:rsid w:val="00B26FEB"/>
    <w:rPr>
      <w:iCs/>
    </w:rPr>
  </w:style>
  <w:style w:type="paragraph" w:styleId="TOC4">
    <w:name w:val="toc 4"/>
    <w:basedOn w:val="TOC3"/>
    <w:next w:val="Normal"/>
    <w:autoRedefine/>
    <w:uiPriority w:val="39"/>
    <w:unhideWhenUsed/>
    <w:rsid w:val="00902D8D"/>
    <w:pPr>
      <w:tabs>
        <w:tab w:val="left" w:pos="1100"/>
        <w:tab w:val="right" w:leader="dot" w:pos="10456"/>
      </w:tabs>
    </w:pPr>
    <w:rPr>
      <w:noProof/>
      <w:szCs w:val="18"/>
      <w:lang w:val="en"/>
    </w:rPr>
  </w:style>
  <w:style w:type="paragraph" w:styleId="TOC5">
    <w:name w:val="toc 5"/>
    <w:basedOn w:val="TOC4"/>
    <w:next w:val="Normal"/>
    <w:autoRedefine/>
    <w:uiPriority w:val="39"/>
    <w:unhideWhenUsed/>
    <w:rsid w:val="00B26FEB"/>
  </w:style>
  <w:style w:type="paragraph" w:styleId="TOC6">
    <w:name w:val="toc 6"/>
    <w:basedOn w:val="Normal"/>
    <w:next w:val="Normal"/>
    <w:autoRedefine/>
    <w:uiPriority w:val="39"/>
    <w:unhideWhenUsed/>
    <w:rsid w:val="00C517D6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517D6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517D6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517D6"/>
    <w:pPr>
      <w:spacing w:after="0"/>
      <w:ind w:left="1760"/>
    </w:pPr>
    <w:rPr>
      <w:rFonts w:asciiTheme="minorHAnsi" w:hAnsiTheme="minorHAnsi"/>
      <w:sz w:val="18"/>
      <w:szCs w:val="18"/>
    </w:rPr>
  </w:style>
  <w:style w:type="numbering" w:customStyle="1" w:styleId="Style1">
    <w:name w:val="Style1"/>
    <w:uiPriority w:val="99"/>
    <w:rsid w:val="00B622E7"/>
    <w:pPr>
      <w:numPr>
        <w:numId w:val="2"/>
      </w:numPr>
    </w:pPr>
  </w:style>
  <w:style w:type="paragraph" w:styleId="NormalWeb">
    <w:name w:val="Normal (Web)"/>
    <w:basedOn w:val="Normal"/>
    <w:uiPriority w:val="99"/>
    <w:semiHidden/>
    <w:unhideWhenUsed/>
    <w:rsid w:val="00597B6E"/>
    <w:pPr>
      <w:spacing w:after="210" w:line="210" w:lineRule="atLeast"/>
    </w:pPr>
    <w:rPr>
      <w:rFonts w:ascii="Times New Roman" w:eastAsia="Times New Roman" w:hAnsi="Times New Roman" w:cs="Times New Roman"/>
      <w:sz w:val="17"/>
      <w:szCs w:val="17"/>
      <w:lang w:eastAsia="en-ZA"/>
    </w:rPr>
  </w:style>
  <w:style w:type="character" w:styleId="CommentReference">
    <w:name w:val="annotation reference"/>
    <w:basedOn w:val="DefaultParagraphFont"/>
    <w:uiPriority w:val="99"/>
    <w:semiHidden/>
    <w:unhideWhenUsed/>
    <w:rsid w:val="007304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04B6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04B6"/>
    <w:rPr>
      <w:rFonts w:ascii="Avenir LT Std 35 Light" w:hAnsi="Avenir LT Std 35 Ligh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04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04B6"/>
    <w:rPr>
      <w:rFonts w:ascii="Avenir LT Std 35 Light" w:hAnsi="Avenir LT Std 35 Light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04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4B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959DD"/>
    <w:pPr>
      <w:spacing w:after="200" w:line="240" w:lineRule="auto"/>
    </w:pPr>
    <w:rPr>
      <w:i/>
      <w:iCs/>
      <w:color w:val="436078" w:themeColor="text2"/>
      <w:szCs w:val="18"/>
    </w:rPr>
  </w:style>
  <w:style w:type="table" w:customStyle="1" w:styleId="KarabinaTable">
    <w:name w:val="KarabinaTable"/>
    <w:basedOn w:val="TableNormal"/>
    <w:uiPriority w:val="99"/>
    <w:rsid w:val="008F0B50"/>
    <w:pPr>
      <w:spacing w:before="120" w:after="240" w:line="240" w:lineRule="auto"/>
      <w:contextualSpacing/>
      <w:textboxTightWrap w:val="allLines"/>
    </w:pPr>
    <w:rPr>
      <w:rFonts w:ascii="Avenir LT Std 35 Light" w:hAnsi="Avenir LT Std 35 Light"/>
    </w:rPr>
    <w:tblPr>
      <w:tblStyleRowBandSize w:val="1"/>
      <w:tblBorders>
        <w:top w:val="single" w:sz="2" w:space="0" w:color="A6A6A6" w:themeColor="background1" w:themeShade="A6"/>
        <w:left w:val="single" w:sz="2" w:space="0" w:color="A6A6A6" w:themeColor="background1" w:themeShade="A6"/>
        <w:bottom w:val="single" w:sz="2" w:space="0" w:color="A6A6A6" w:themeColor="background1" w:themeShade="A6"/>
        <w:right w:val="single" w:sz="2" w:space="0" w:color="A6A6A6" w:themeColor="background1" w:themeShade="A6"/>
        <w:insideH w:val="single" w:sz="2" w:space="0" w:color="A6A6A6" w:themeColor="background1" w:themeShade="A6"/>
        <w:insideV w:val="single" w:sz="2" w:space="0" w:color="A6A6A6" w:themeColor="background1" w:themeShade="A6"/>
      </w:tblBorders>
    </w:tblPr>
    <w:tcPr>
      <w:shd w:val="clear" w:color="auto" w:fill="auto"/>
    </w:tcPr>
    <w:tblStylePr w:type="firstRow">
      <w:pPr>
        <w:wordWrap/>
        <w:spacing w:beforeLines="0" w:before="0" w:beforeAutospacing="0" w:afterLines="0" w:after="0" w:afterAutospacing="0"/>
        <w:ind w:leftChars="0" w:left="0" w:rightChars="0" w:right="0"/>
        <w:jc w:val="left"/>
      </w:pPr>
      <w:rPr>
        <w:rFonts w:ascii="Avenir LT Std 35 Light" w:hAnsi="Avenir LT Std 35 Light"/>
        <w:b/>
        <w:color w:val="FFFFFF" w:themeColor="background1"/>
        <w:sz w:val="22"/>
      </w:rPr>
      <w:tblPr/>
      <w:tcPr>
        <w:shd w:val="clear" w:color="auto" w:fill="4D4D4F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KarabinaTableShadeColumn">
    <w:name w:val="KarabinaTableShadeColumn"/>
    <w:basedOn w:val="KarabinaTable"/>
    <w:uiPriority w:val="99"/>
    <w:rsid w:val="008F0B50"/>
    <w:tblPr/>
    <w:tcPr>
      <w:shd w:val="clear" w:color="auto" w:fill="auto"/>
    </w:tcPr>
    <w:tblStylePr w:type="firstRow">
      <w:pPr>
        <w:wordWrap/>
        <w:spacing w:beforeLines="0" w:before="0" w:beforeAutospacing="0" w:afterLines="0" w:after="0" w:afterAutospacing="0"/>
        <w:ind w:leftChars="0" w:left="0" w:rightChars="0" w:right="0"/>
        <w:jc w:val="left"/>
      </w:pPr>
      <w:rPr>
        <w:rFonts w:ascii="Arial Black" w:hAnsi="Arial Black"/>
        <w:b/>
        <w:color w:val="FFFFFF" w:themeColor="background1"/>
        <w:sz w:val="22"/>
      </w:rPr>
      <w:tblPr/>
      <w:tcPr>
        <w:shd w:val="clear" w:color="auto" w:fill="4D4D4F"/>
      </w:tcPr>
    </w:tblStyle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styleId="MediumGrid3">
    <w:name w:val="Medium Grid 3"/>
    <w:aliases w:val="Karabina Table"/>
    <w:basedOn w:val="TableNormal"/>
    <w:uiPriority w:val="69"/>
    <w:rsid w:val="00A37CEF"/>
    <w:pPr>
      <w:spacing w:after="0" w:line="240" w:lineRule="auto"/>
    </w:pPr>
    <w:rPr>
      <w:rFonts w:ascii="Arial" w:hAnsi="Arial"/>
      <w:sz w:val="20"/>
    </w:rPr>
    <w:tblPr>
      <w:tblStyleRowBandSize w:val="1"/>
      <w:tblStyleColBandSize w:val="1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</w:tblPr>
    <w:tcPr>
      <w:shd w:val="clear" w:color="auto" w:fill="FFFFFF" w:themeFill="background1"/>
      <w:tcMar>
        <w:top w:w="40" w:type="dxa"/>
        <w:left w:w="40" w:type="dxa"/>
        <w:bottom w:w="40" w:type="dxa"/>
        <w:right w:w="40" w:type="dxa"/>
      </w:tcMar>
    </w:tcPr>
    <w:tblStylePr w:type="firstRow">
      <w:rPr>
        <w:rFonts w:ascii="Arial" w:hAnsi="Arial"/>
        <w:b/>
        <w:bCs/>
        <w:i w:val="0"/>
        <w:iCs w:val="0"/>
        <w:caps/>
        <w:smallCaps w:val="0"/>
        <w:color w:val="FFFFFF" w:themeColor="background1"/>
        <w:sz w:val="20"/>
      </w:rPr>
      <w:tblPr/>
      <w:tcPr>
        <w:shd w:val="clear" w:color="auto" w:fill="4D4D4F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firstCol">
      <w:rPr>
        <w:b/>
        <w:bCs/>
        <w:i w:val="0"/>
        <w:iCs w:val="0"/>
        <w:color w:val="auto"/>
      </w:rPr>
      <w:tblPr/>
      <w:tcPr>
        <w:shd w:val="clear" w:color="auto" w:fill="D9D9D9" w:themeFill="background1" w:themeFillShade="D9"/>
      </w:tcPr>
    </w:tblStylePr>
    <w:tblStylePr w:type="lastCol">
      <w:rPr>
        <w:b/>
        <w:bCs/>
        <w:i w:val="0"/>
        <w:iCs w:val="0"/>
        <w:color w:val="auto"/>
      </w:rPr>
      <w:tblPr/>
      <w:tcPr>
        <w:shd w:val="clear" w:color="auto" w:fill="D9D9D9" w:themeFill="background1" w:themeFillShade="D9"/>
      </w:tcPr>
    </w:tblStylePr>
    <w:tblStylePr w:type="band2Vert">
      <w:tblPr/>
      <w:tcPr>
        <w:shd w:val="clear" w:color="auto" w:fill="F2F2F2" w:themeFill="background1" w:themeFillShade="F2"/>
      </w:tcPr>
    </w:tblStylePr>
    <w:tblStylePr w:type="band1Horz">
      <w:rPr>
        <w:color w:val="auto"/>
      </w:r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ListBullet">
    <w:name w:val="List Bullet"/>
    <w:aliases w:val="BulletLevel1"/>
    <w:basedOn w:val="ListParagraph"/>
    <w:uiPriority w:val="99"/>
    <w:qFormat/>
    <w:rsid w:val="0082237A"/>
    <w:pPr>
      <w:keepNext/>
      <w:keepLines/>
      <w:numPr>
        <w:numId w:val="3"/>
      </w:numPr>
      <w:spacing w:line="276" w:lineRule="auto"/>
    </w:pPr>
  </w:style>
  <w:style w:type="paragraph" w:styleId="ListBullet2">
    <w:name w:val="List Bullet 2"/>
    <w:basedOn w:val="ListParagraph"/>
    <w:link w:val="ListBullet2Char"/>
    <w:uiPriority w:val="99"/>
    <w:rsid w:val="00C46F37"/>
    <w:pPr>
      <w:numPr>
        <w:ilvl w:val="1"/>
        <w:numId w:val="3"/>
      </w:numPr>
      <w:spacing w:after="120" w:line="276" w:lineRule="auto"/>
    </w:pPr>
  </w:style>
  <w:style w:type="character" w:styleId="Strong">
    <w:name w:val="Strong"/>
    <w:basedOn w:val="DefaultParagraphFont"/>
    <w:uiPriority w:val="22"/>
    <w:qFormat/>
    <w:rsid w:val="009959DD"/>
    <w:rPr>
      <w:b/>
      <w:bCs/>
      <w:sz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5C68"/>
    <w:pPr>
      <w:numPr>
        <w:ilvl w:val="1"/>
      </w:numPr>
      <w:spacing w:after="200" w:line="276" w:lineRule="auto"/>
      <w:jc w:val="left"/>
    </w:pPr>
    <w:rPr>
      <w:rFonts w:eastAsiaTheme="majorEastAsia" w:cstheme="majorBidi"/>
      <w:i/>
      <w:iCs/>
      <w:color w:val="2A4391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65C68"/>
    <w:rPr>
      <w:rFonts w:ascii="Arial" w:eastAsiaTheme="majorEastAsia" w:hAnsi="Arial" w:cstheme="majorBidi"/>
      <w:i/>
      <w:iCs/>
      <w:color w:val="2A4391"/>
      <w:sz w:val="21"/>
      <w:szCs w:val="24"/>
    </w:rPr>
  </w:style>
  <w:style w:type="character" w:styleId="IntenseEmphasis">
    <w:name w:val="Intense Emphasis"/>
    <w:basedOn w:val="DefaultParagraphFont"/>
    <w:uiPriority w:val="21"/>
    <w:qFormat/>
    <w:rsid w:val="009959DD"/>
    <w:rPr>
      <w:rFonts w:ascii="Arial" w:hAnsi="Arial"/>
      <w:b/>
      <w:bCs/>
      <w:i/>
      <w:iCs/>
      <w:color w:val="2A4391"/>
      <w:sz w:val="21"/>
    </w:rPr>
  </w:style>
  <w:style w:type="paragraph" w:customStyle="1" w:styleId="BulletLevel2">
    <w:name w:val="BulletLevel2"/>
    <w:basedOn w:val="ListBullet2"/>
    <w:link w:val="BulletLevel2Char"/>
    <w:rsid w:val="0018136A"/>
    <w:pPr>
      <w:spacing w:after="360" w:line="240" w:lineRule="auto"/>
    </w:pPr>
    <w:rPr>
      <w:rFonts w:ascii="Avenir LT Std 35 Light" w:hAnsi="Avenir LT Std 35 Light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370A6"/>
    <w:rPr>
      <w:rFonts w:ascii="Avenir LT Std 35 Light" w:hAnsi="Avenir LT Std 35 Light"/>
    </w:rPr>
  </w:style>
  <w:style w:type="character" w:customStyle="1" w:styleId="ListBullet2Char">
    <w:name w:val="List Bullet 2 Char"/>
    <w:basedOn w:val="ListParagraphChar"/>
    <w:link w:val="ListBullet2"/>
    <w:uiPriority w:val="99"/>
    <w:rsid w:val="00B370A6"/>
    <w:rPr>
      <w:rFonts w:ascii="Arial" w:hAnsi="Arial"/>
      <w:color w:val="436078"/>
      <w:sz w:val="20"/>
    </w:rPr>
  </w:style>
  <w:style w:type="character" w:customStyle="1" w:styleId="BulletLevel2Char">
    <w:name w:val="BulletLevel2 Char"/>
    <w:basedOn w:val="ListBullet2Char"/>
    <w:link w:val="BulletLevel2"/>
    <w:rsid w:val="0018136A"/>
    <w:rPr>
      <w:rFonts w:ascii="Avenir LT Std 35 Light" w:hAnsi="Avenir LT Std 35 Light"/>
      <w:color w:val="436078"/>
      <w:sz w:val="20"/>
    </w:rPr>
  </w:style>
  <w:style w:type="table" w:customStyle="1" w:styleId="KarabinaTableShadeColumn1">
    <w:name w:val="KarabinaTableShadeColumn1"/>
    <w:basedOn w:val="TableNormal"/>
    <w:uiPriority w:val="99"/>
    <w:rsid w:val="00276406"/>
    <w:pPr>
      <w:spacing w:before="120" w:after="240" w:line="240" w:lineRule="auto"/>
      <w:contextualSpacing/>
      <w:textboxTightWrap w:val="allLines"/>
    </w:pPr>
    <w:rPr>
      <w:rFonts w:ascii="Avenir LT Std 35 Light" w:hAnsi="Avenir LT Std 35 Light"/>
    </w:rPr>
    <w:tblPr>
      <w:tblStyleRowBandSize w:val="1"/>
      <w:tblBorders>
        <w:top w:val="single" w:sz="2" w:space="0" w:color="A6A6A6" w:themeColor="background1" w:themeShade="A6"/>
        <w:left w:val="single" w:sz="2" w:space="0" w:color="A6A6A6" w:themeColor="background1" w:themeShade="A6"/>
        <w:bottom w:val="single" w:sz="2" w:space="0" w:color="A6A6A6" w:themeColor="background1" w:themeShade="A6"/>
        <w:right w:val="single" w:sz="2" w:space="0" w:color="A6A6A6" w:themeColor="background1" w:themeShade="A6"/>
        <w:insideH w:val="single" w:sz="2" w:space="0" w:color="A6A6A6" w:themeColor="background1" w:themeShade="A6"/>
        <w:insideV w:val="single" w:sz="2" w:space="0" w:color="A6A6A6" w:themeColor="background1" w:themeShade="A6"/>
      </w:tblBorders>
    </w:tblPr>
    <w:tcPr>
      <w:shd w:val="clear" w:color="auto" w:fill="auto"/>
    </w:tcPr>
    <w:tblStylePr w:type="firstRow">
      <w:pPr>
        <w:wordWrap/>
        <w:spacing w:beforeLines="0" w:before="0" w:beforeAutospacing="0" w:afterLines="0" w:after="0" w:afterAutospacing="0"/>
        <w:ind w:leftChars="0" w:left="0" w:rightChars="0" w:right="0"/>
        <w:jc w:val="left"/>
      </w:pPr>
      <w:rPr>
        <w:rFonts w:ascii="Avenir LT Std 35 Light" w:hAnsi="Avenir LT Std 35 Light"/>
        <w:b/>
        <w:color w:val="FFFFFF" w:themeColor="background1"/>
        <w:sz w:val="22"/>
      </w:rPr>
      <w:tblPr/>
      <w:tcPr>
        <w:shd w:val="clear" w:color="auto" w:fill="4D4D4F"/>
      </w:tcPr>
    </w:tblStyle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KarabinaTableShadeColumn2">
    <w:name w:val="KarabinaTableShadeColumn2"/>
    <w:basedOn w:val="TableNormal"/>
    <w:uiPriority w:val="99"/>
    <w:rsid w:val="00276406"/>
    <w:pPr>
      <w:spacing w:before="120" w:after="240" w:line="240" w:lineRule="auto"/>
      <w:contextualSpacing/>
      <w:textboxTightWrap w:val="allLines"/>
    </w:pPr>
    <w:rPr>
      <w:rFonts w:ascii="Avenir LT Std 35 Light" w:hAnsi="Avenir LT Std 35 Light"/>
    </w:rPr>
    <w:tblPr>
      <w:tblStyleRowBandSize w:val="1"/>
      <w:tblBorders>
        <w:top w:val="single" w:sz="2" w:space="0" w:color="A6A6A6" w:themeColor="background1" w:themeShade="A6"/>
        <w:left w:val="single" w:sz="2" w:space="0" w:color="A6A6A6" w:themeColor="background1" w:themeShade="A6"/>
        <w:bottom w:val="single" w:sz="2" w:space="0" w:color="A6A6A6" w:themeColor="background1" w:themeShade="A6"/>
        <w:right w:val="single" w:sz="2" w:space="0" w:color="A6A6A6" w:themeColor="background1" w:themeShade="A6"/>
        <w:insideH w:val="single" w:sz="2" w:space="0" w:color="A6A6A6" w:themeColor="background1" w:themeShade="A6"/>
        <w:insideV w:val="single" w:sz="2" w:space="0" w:color="A6A6A6" w:themeColor="background1" w:themeShade="A6"/>
      </w:tblBorders>
    </w:tblPr>
    <w:tcPr>
      <w:shd w:val="clear" w:color="auto" w:fill="auto"/>
    </w:tcPr>
    <w:tblStylePr w:type="firstRow">
      <w:pPr>
        <w:wordWrap/>
        <w:spacing w:beforeLines="0" w:before="0" w:beforeAutospacing="0" w:afterLines="0" w:after="0" w:afterAutospacing="0"/>
        <w:ind w:leftChars="0" w:left="0" w:rightChars="0" w:right="0"/>
        <w:jc w:val="left"/>
      </w:pPr>
      <w:rPr>
        <w:rFonts w:ascii="Avenir LT Std 35 Light" w:hAnsi="Avenir LT Std 35 Light"/>
        <w:b/>
        <w:color w:val="FFFFFF" w:themeColor="background1"/>
        <w:sz w:val="22"/>
      </w:rPr>
      <w:tblPr/>
      <w:tcPr>
        <w:shd w:val="clear" w:color="auto" w:fill="4D4D4F"/>
      </w:tcPr>
    </w:tblStyle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KarabinaTableShadeColumn3">
    <w:name w:val="KarabinaTableShadeColumn3"/>
    <w:basedOn w:val="TableNormal"/>
    <w:uiPriority w:val="99"/>
    <w:rsid w:val="00276406"/>
    <w:pPr>
      <w:spacing w:before="120" w:after="240" w:line="240" w:lineRule="auto"/>
      <w:contextualSpacing/>
      <w:textboxTightWrap w:val="allLines"/>
    </w:pPr>
    <w:rPr>
      <w:rFonts w:ascii="Avenir LT Std 35 Light" w:hAnsi="Avenir LT Std 35 Light"/>
    </w:rPr>
    <w:tblPr>
      <w:tblStyleRowBandSize w:val="1"/>
      <w:tblBorders>
        <w:top w:val="single" w:sz="2" w:space="0" w:color="A6A6A6" w:themeColor="background1" w:themeShade="A6"/>
        <w:left w:val="single" w:sz="2" w:space="0" w:color="A6A6A6" w:themeColor="background1" w:themeShade="A6"/>
        <w:bottom w:val="single" w:sz="2" w:space="0" w:color="A6A6A6" w:themeColor="background1" w:themeShade="A6"/>
        <w:right w:val="single" w:sz="2" w:space="0" w:color="A6A6A6" w:themeColor="background1" w:themeShade="A6"/>
        <w:insideH w:val="single" w:sz="2" w:space="0" w:color="A6A6A6" w:themeColor="background1" w:themeShade="A6"/>
        <w:insideV w:val="single" w:sz="2" w:space="0" w:color="A6A6A6" w:themeColor="background1" w:themeShade="A6"/>
      </w:tblBorders>
    </w:tblPr>
    <w:tcPr>
      <w:shd w:val="clear" w:color="auto" w:fill="auto"/>
    </w:tcPr>
    <w:tblStylePr w:type="firstRow">
      <w:pPr>
        <w:wordWrap/>
        <w:spacing w:beforeLines="0" w:before="0" w:beforeAutospacing="0" w:afterLines="0" w:after="0" w:afterAutospacing="0"/>
        <w:ind w:leftChars="0" w:left="0" w:rightChars="0" w:right="0"/>
        <w:jc w:val="left"/>
      </w:pPr>
      <w:rPr>
        <w:rFonts w:ascii="Avenir LT Std 35 Light" w:hAnsi="Avenir LT Std 35 Light"/>
        <w:b/>
        <w:color w:val="FFFFFF" w:themeColor="background1"/>
        <w:sz w:val="22"/>
      </w:rPr>
      <w:tblPr/>
      <w:tcPr>
        <w:shd w:val="clear" w:color="auto" w:fill="4D4D4F"/>
      </w:tcPr>
    </w:tblStyle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KarabinaTableShadeColumn31">
    <w:name w:val="KarabinaTableShadeColumn31"/>
    <w:basedOn w:val="TableNormal"/>
    <w:uiPriority w:val="99"/>
    <w:rsid w:val="00911927"/>
    <w:pPr>
      <w:spacing w:before="120" w:after="240" w:line="240" w:lineRule="auto"/>
      <w:contextualSpacing/>
      <w:textboxTightWrap w:val="allLines"/>
    </w:pPr>
    <w:rPr>
      <w:rFonts w:ascii="Avenir LT Std 35 Light" w:hAnsi="Avenir LT Std 35 Light"/>
    </w:rPr>
    <w:tblPr>
      <w:tblStyleRowBandSize w:val="1"/>
      <w:tblBorders>
        <w:top w:val="single" w:sz="2" w:space="0" w:color="A6A6A6" w:themeColor="background1" w:themeShade="A6"/>
        <w:left w:val="single" w:sz="2" w:space="0" w:color="A6A6A6" w:themeColor="background1" w:themeShade="A6"/>
        <w:bottom w:val="single" w:sz="2" w:space="0" w:color="A6A6A6" w:themeColor="background1" w:themeShade="A6"/>
        <w:right w:val="single" w:sz="2" w:space="0" w:color="A6A6A6" w:themeColor="background1" w:themeShade="A6"/>
        <w:insideH w:val="single" w:sz="2" w:space="0" w:color="A6A6A6" w:themeColor="background1" w:themeShade="A6"/>
        <w:insideV w:val="single" w:sz="2" w:space="0" w:color="A6A6A6" w:themeColor="background1" w:themeShade="A6"/>
      </w:tblBorders>
    </w:tblPr>
    <w:tcPr>
      <w:shd w:val="clear" w:color="auto" w:fill="auto"/>
    </w:tcPr>
    <w:tblStylePr w:type="firstRow">
      <w:pPr>
        <w:wordWrap/>
        <w:spacing w:beforeLines="0" w:before="0" w:beforeAutospacing="0" w:afterLines="0" w:after="0" w:afterAutospacing="0"/>
        <w:ind w:leftChars="0" w:left="0" w:rightChars="0" w:right="0"/>
        <w:jc w:val="left"/>
      </w:pPr>
      <w:rPr>
        <w:rFonts w:ascii="Avenir LT Std 35 Light" w:hAnsi="Avenir LT Std 35 Light"/>
        <w:b/>
        <w:color w:val="FFFFFF" w:themeColor="background1"/>
        <w:sz w:val="22"/>
      </w:rPr>
      <w:tblPr/>
      <w:tcPr>
        <w:shd w:val="clear" w:color="auto" w:fill="4D4D4F"/>
      </w:tcPr>
    </w:tblStyle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KarabinaTableShadeColumn32">
    <w:name w:val="KarabinaTableShadeColumn32"/>
    <w:basedOn w:val="TableNormal"/>
    <w:uiPriority w:val="99"/>
    <w:rsid w:val="00911927"/>
    <w:pPr>
      <w:spacing w:before="120" w:after="240" w:line="240" w:lineRule="auto"/>
      <w:contextualSpacing/>
      <w:textboxTightWrap w:val="allLines"/>
    </w:pPr>
    <w:rPr>
      <w:rFonts w:ascii="Avenir LT Std 35 Light" w:hAnsi="Avenir LT Std 35 Light"/>
    </w:rPr>
    <w:tblPr>
      <w:tblStyleRowBandSize w:val="1"/>
      <w:tblBorders>
        <w:top w:val="single" w:sz="2" w:space="0" w:color="A6A6A6" w:themeColor="background1" w:themeShade="A6"/>
        <w:left w:val="single" w:sz="2" w:space="0" w:color="A6A6A6" w:themeColor="background1" w:themeShade="A6"/>
        <w:bottom w:val="single" w:sz="2" w:space="0" w:color="A6A6A6" w:themeColor="background1" w:themeShade="A6"/>
        <w:right w:val="single" w:sz="2" w:space="0" w:color="A6A6A6" w:themeColor="background1" w:themeShade="A6"/>
        <w:insideH w:val="single" w:sz="2" w:space="0" w:color="A6A6A6" w:themeColor="background1" w:themeShade="A6"/>
        <w:insideV w:val="single" w:sz="2" w:space="0" w:color="A6A6A6" w:themeColor="background1" w:themeShade="A6"/>
      </w:tblBorders>
    </w:tblPr>
    <w:tcPr>
      <w:shd w:val="clear" w:color="auto" w:fill="auto"/>
    </w:tcPr>
    <w:tblStylePr w:type="firstRow">
      <w:pPr>
        <w:wordWrap/>
        <w:spacing w:beforeLines="0" w:before="0" w:beforeAutospacing="0" w:afterLines="0" w:after="0" w:afterAutospacing="0"/>
        <w:ind w:leftChars="0" w:left="0" w:rightChars="0" w:right="0"/>
        <w:jc w:val="left"/>
      </w:pPr>
      <w:rPr>
        <w:rFonts w:ascii="Avenir LT Std 35 Light" w:hAnsi="Avenir LT Std 35 Light"/>
        <w:b/>
        <w:color w:val="FFFFFF" w:themeColor="background1"/>
        <w:sz w:val="22"/>
      </w:rPr>
      <w:tblPr/>
      <w:tcPr>
        <w:shd w:val="clear" w:color="auto" w:fill="4D4D4F"/>
      </w:tcPr>
    </w:tblStyle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KarabinaTableShadeColumn33">
    <w:name w:val="KarabinaTableShadeColumn33"/>
    <w:basedOn w:val="TableNormal"/>
    <w:uiPriority w:val="99"/>
    <w:rsid w:val="007E5EFD"/>
    <w:pPr>
      <w:spacing w:before="120" w:after="240" w:line="240" w:lineRule="auto"/>
      <w:contextualSpacing/>
      <w:textboxTightWrap w:val="allLines"/>
    </w:pPr>
    <w:rPr>
      <w:rFonts w:ascii="Avenir LT Std 35 Light" w:hAnsi="Avenir LT Std 35 Light"/>
    </w:rPr>
    <w:tblPr>
      <w:tblStyleRowBandSize w:val="1"/>
      <w:tblBorders>
        <w:top w:val="single" w:sz="2" w:space="0" w:color="A6A6A6" w:themeColor="background1" w:themeShade="A6"/>
        <w:left w:val="single" w:sz="2" w:space="0" w:color="A6A6A6" w:themeColor="background1" w:themeShade="A6"/>
        <w:bottom w:val="single" w:sz="2" w:space="0" w:color="A6A6A6" w:themeColor="background1" w:themeShade="A6"/>
        <w:right w:val="single" w:sz="2" w:space="0" w:color="A6A6A6" w:themeColor="background1" w:themeShade="A6"/>
        <w:insideH w:val="single" w:sz="2" w:space="0" w:color="A6A6A6" w:themeColor="background1" w:themeShade="A6"/>
        <w:insideV w:val="single" w:sz="2" w:space="0" w:color="A6A6A6" w:themeColor="background1" w:themeShade="A6"/>
      </w:tblBorders>
    </w:tblPr>
    <w:tcPr>
      <w:shd w:val="clear" w:color="auto" w:fill="auto"/>
    </w:tcPr>
    <w:tblStylePr w:type="firstRow">
      <w:pPr>
        <w:wordWrap/>
        <w:spacing w:beforeLines="0" w:before="0" w:beforeAutospacing="0" w:afterLines="0" w:after="0" w:afterAutospacing="0"/>
        <w:ind w:leftChars="0" w:left="0" w:rightChars="0" w:right="0"/>
        <w:jc w:val="left"/>
      </w:pPr>
      <w:rPr>
        <w:rFonts w:ascii="Avenir LT Std 35 Light" w:hAnsi="Avenir LT Std 35 Light"/>
        <w:b/>
        <w:color w:val="FFFFFF" w:themeColor="background1"/>
        <w:sz w:val="22"/>
      </w:rPr>
      <w:tblPr/>
      <w:tcPr>
        <w:shd w:val="clear" w:color="auto" w:fill="4D4D4F"/>
      </w:tcPr>
    </w:tblStyle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F63846"/>
    <w:rPr>
      <w:color w:val="00BBE3" w:themeColor="hyperlink"/>
      <w:u w:val="single"/>
    </w:rPr>
  </w:style>
  <w:style w:type="table" w:styleId="TableGridLight">
    <w:name w:val="Grid Table Light"/>
    <w:basedOn w:val="TableNormal"/>
    <w:uiPriority w:val="40"/>
    <w:rsid w:val="00960CC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ubtleEmphasis">
    <w:name w:val="Subtle Emphasis"/>
    <w:basedOn w:val="DefaultParagraphFont"/>
    <w:uiPriority w:val="19"/>
    <w:qFormat/>
    <w:rsid w:val="000F7C3E"/>
    <w:rPr>
      <w:rFonts w:ascii="Arial" w:hAnsi="Arial"/>
      <w:i/>
      <w:iCs/>
      <w:color w:val="2A439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3458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75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0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8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13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517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302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825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048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559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145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6192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4223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4839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5804846">
                                                                  <w:marLeft w:val="3525"/>
                                                                  <w:marRight w:val="360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1501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70894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9821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50"/>
                                                                              <w:divBdr>
                                                                                <w:top w:val="single" w:sz="48" w:space="0" w:color="D2D2D2"/>
                                                                                <w:left w:val="single" w:sz="18" w:space="0" w:color="D2D2D2"/>
                                                                                <w:bottom w:val="single" w:sz="48" w:space="0" w:color="D2D2D2"/>
                                                                                <w:right w:val="single" w:sz="18" w:space="0" w:color="D2D2D2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8703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13663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7931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3923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89395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716113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30230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43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36649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microsoft.com/office/2011/relationships/people" Target="people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hyperlink" Target="mailto:connect@altronkarabina.com" TargetMode="External"/><Relationship Id="rId1" Type="http://schemas.openxmlformats.org/officeDocument/2006/relationships/hyperlink" Target="mailto:connect@altronkarabina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V\Documents\Custom%20Office%20Templates\Karabina%20Time%20and%20Materials%20-%20Generic%20Proposal%20FY16.dotx" TargetMode="External"/></Relationships>
</file>

<file path=word/theme/theme1.xml><?xml version="1.0" encoding="utf-8"?>
<a:theme xmlns:a="http://schemas.openxmlformats.org/drawingml/2006/main" name="Office Theme">
  <a:themeElements>
    <a:clrScheme name="Altron Karabina">
      <a:dk1>
        <a:srgbClr val="000000"/>
      </a:dk1>
      <a:lt1>
        <a:sysClr val="window" lastClr="FFFFFF"/>
      </a:lt1>
      <a:dk2>
        <a:srgbClr val="436078"/>
      </a:dk2>
      <a:lt2>
        <a:srgbClr val="ECEFF1"/>
      </a:lt2>
      <a:accent1>
        <a:srgbClr val="00BBE3"/>
      </a:accent1>
      <a:accent2>
        <a:srgbClr val="2A4391"/>
      </a:accent2>
      <a:accent3>
        <a:srgbClr val="D9DFE4"/>
      </a:accent3>
      <a:accent4>
        <a:srgbClr val="FF9000"/>
      </a:accent4>
      <a:accent5>
        <a:srgbClr val="FFFF00"/>
      </a:accent5>
      <a:accent6>
        <a:srgbClr val="2AFF00"/>
      </a:accent6>
      <a:hlink>
        <a:srgbClr val="00BBE3"/>
      </a:hlink>
      <a:folHlink>
        <a:srgbClr val="00BBE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AEB7CF29AF744863BB908676F934C" ma:contentTypeVersion="2" ma:contentTypeDescription="Create a new document." ma:contentTypeScope="" ma:versionID="0249758c10b6cad6f262cb25d58217ac">
  <xsd:schema xmlns:xsd="http://www.w3.org/2001/XMLSchema" xmlns:xs="http://www.w3.org/2001/XMLSchema" xmlns:p="http://schemas.microsoft.com/office/2006/metadata/properties" xmlns:ns2="2e8ff4b2-3c5a-4532-a26d-d0118bf55022" targetNamespace="http://schemas.microsoft.com/office/2006/metadata/properties" ma:root="true" ma:fieldsID="3758f8d27cfa02aebdd6659dc335492e" ns2:_="">
    <xsd:import namespace="2e8ff4b2-3c5a-4532-a26d-d0118bf550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8ff4b2-3c5a-4532-a26d-d0118bf550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3BDC3-BF9B-4CE3-9B69-6C0C89319E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8ff4b2-3c5a-4532-a26d-d0118bf550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870114-F639-4E17-BB56-44F0598BC1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588938-0812-483B-8842-BF271A0CEC6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67DAE51-5C87-44B4-8F37-8C6100C5D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Karabina Time and Materials - Generic Proposal FY16.dotx</Template>
  <TotalTime>31</TotalTime>
  <Pages>8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Transnet</Company>
  <LinksUpToDate>false</LinksUpToDate>
  <CharactersWithSpaces>3668</CharactersWithSpaces>
  <SharedDoc>false</SharedDoc>
  <HLinks>
    <vt:vector size="6" baseType="variant">
      <vt:variant>
        <vt:i4>5242995</vt:i4>
      </vt:variant>
      <vt:variant>
        <vt:i4>3</vt:i4>
      </vt:variant>
      <vt:variant>
        <vt:i4>0</vt:i4>
      </vt:variant>
      <vt:variant>
        <vt:i4>5</vt:i4>
      </vt:variant>
      <vt:variant>
        <vt:lpwstr>mailto:connect@altronkarabina.com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Troy Gerber</dc:creator>
  <cp:keywords>Karabina Template Contract</cp:keywords>
  <dc:description/>
  <cp:lastModifiedBy>Mel Kempenaars</cp:lastModifiedBy>
  <cp:revision>59</cp:revision>
  <cp:lastPrinted>2019-08-19T18:13:00Z</cp:lastPrinted>
  <dcterms:created xsi:type="dcterms:W3CDTF">2019-08-19T18:06:00Z</dcterms:created>
  <dcterms:modified xsi:type="dcterms:W3CDTF">2020-04-15T14:49:00Z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ales Template">
    <vt:lpwstr>726;#Proposal|6ff2d5b5-f422-4e5b-8448-47a1c7d24713</vt:lpwstr>
  </property>
  <property fmtid="{D5CDD505-2E9C-101B-9397-08002B2CF9AE}" pid="3" name="Sales Company">
    <vt:lpwstr>1800;#Karabina|1a89a9b4-6b96-4762-bbc2-65ba399b7577</vt:lpwstr>
  </property>
  <property fmtid="{D5CDD505-2E9C-101B-9397-08002B2CF9AE}" pid="4" name="TaxKeyword">
    <vt:lpwstr>1799;#Karabina Template Contract|6868863c-4060-42f4-82b6-c16a0bfcb1a3</vt:lpwstr>
  </property>
  <property fmtid="{D5CDD505-2E9C-101B-9397-08002B2CF9AE}" pid="5" name="Discpline">
    <vt:lpwstr>8;#BI|0229dbd8-7071-4914-8e10-3db4077c3e41;#30;#CPM|2c7af91b-84ce-445c-9091-919e658dec3b;#12;#CRM|e2d44611-943b-43d4-918a-9b6576956c9f;#66;#KM|d37801cb-85c6-418c-b6f7-88e02f9cb5cb;#126;#MDM|48ab5d73-7de0-4fbe-a458-10a935bfc467;#11;#SP|b9a6597f-3a3f-40a2-b</vt:lpwstr>
  </property>
  <property fmtid="{D5CDD505-2E9C-101B-9397-08002B2CF9AE}" pid="6" name="BusinessUnit">
    <vt:lpwstr>54;#Marketing|b2f2b70f-d220-4523-9a3a-2220a1c5fc87</vt:lpwstr>
  </property>
  <property fmtid="{D5CDD505-2E9C-101B-9397-08002B2CF9AE}" pid="7" name="ContentTypeId">
    <vt:lpwstr>0x01010045BAEB7CF29AF744863BB908676F934C</vt:lpwstr>
  </property>
  <property fmtid="{D5CDD505-2E9C-101B-9397-08002B2CF9AE}" pid="8" name="Industry">
    <vt:lpwstr/>
  </property>
  <property fmtid="{D5CDD505-2E9C-101B-9397-08002B2CF9AE}" pid="9" name="Sales_x0020_Template">
    <vt:lpwstr>726;#Proposal|6ff2d5b5-f422-4e5b-8448-47a1c7d24713</vt:lpwstr>
  </property>
  <property fmtid="{D5CDD505-2E9C-101B-9397-08002B2CF9AE}" pid="10" name="_dlc_DocIdItemGuid">
    <vt:lpwstr>d636aad9-6544-4a10-ace7-a38beabf0c52</vt:lpwstr>
  </property>
</Properties>
</file>